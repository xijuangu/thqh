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733" w:rsidRDefault="00160733" w:rsidP="00160733">
      <w:pPr>
        <w:pStyle w:val="1"/>
        <w:tabs>
          <w:tab w:val="left" w:pos="0"/>
        </w:tabs>
        <w:adjustRightInd/>
        <w:spacing w:before="120" w:after="120"/>
        <w:textAlignment w:val="auto"/>
        <w:rPr>
          <w:rFonts w:ascii="Times New Roman" w:eastAsia="黑体" w:cs="楷体" w:hint="eastAsia"/>
          <w:b w:val="0"/>
          <w:sz w:val="30"/>
          <w:szCs w:val="30"/>
        </w:rPr>
      </w:pPr>
      <w:r>
        <w:rPr>
          <w:rFonts w:ascii="Times New Roman" w:eastAsia="黑体" w:cs="楷体" w:hint="eastAsia"/>
          <w:b w:val="0"/>
          <w:sz w:val="30"/>
          <w:szCs w:val="30"/>
        </w:rPr>
        <w:t>技术方案</w:t>
      </w:r>
    </w:p>
    <w:p w:rsidR="00160733" w:rsidRDefault="00160733" w:rsidP="00160733">
      <w:pPr>
        <w:pStyle w:val="2"/>
        <w:tabs>
          <w:tab w:val="left" w:pos="0"/>
        </w:tabs>
        <w:adjustRightInd/>
        <w:spacing w:before="120" w:after="120" w:line="360" w:lineRule="auto"/>
        <w:jc w:val="both"/>
        <w:textAlignment w:val="auto"/>
        <w:rPr>
          <w:rFonts w:ascii="Times New Roman" w:eastAsia="楷体_GB2312" w:hAnsi="Times New Roman" w:cs="楷体" w:hint="eastAsia"/>
          <w:b w:val="0"/>
          <w:sz w:val="30"/>
          <w:szCs w:val="30"/>
        </w:rPr>
      </w:pPr>
      <w:bookmarkStart w:id="0" w:name="_Toc195950006"/>
      <w:bookmarkStart w:id="1" w:name="_Toc529"/>
      <w:bookmarkStart w:id="2" w:name="_Toc77426781"/>
      <w:bookmarkStart w:id="3" w:name="_Toc5068"/>
      <w:bookmarkStart w:id="4" w:name="_Toc5255"/>
      <w:bookmarkStart w:id="5" w:name="_Toc76914143"/>
      <w:bookmarkStart w:id="6" w:name="_Toc9558"/>
      <w:bookmarkStart w:id="7" w:name="_Toc76915894"/>
      <w:bookmarkStart w:id="8" w:name="_Toc76916407"/>
      <w:r>
        <w:rPr>
          <w:rFonts w:ascii="Times New Roman" w:eastAsia="楷体_GB2312" w:hAnsi="Times New Roman" w:cs="楷体"/>
          <w:b w:val="0"/>
          <w:sz w:val="30"/>
          <w:szCs w:val="30"/>
        </w:rPr>
        <w:t>1</w:t>
      </w:r>
      <w:r>
        <w:rPr>
          <w:rFonts w:ascii="Times New Roman" w:eastAsia="楷体_GB2312" w:hAnsi="Times New Roman" w:cs="楷体" w:hint="eastAsia"/>
          <w:b w:val="0"/>
          <w:sz w:val="30"/>
          <w:szCs w:val="30"/>
        </w:rPr>
        <w:t xml:space="preserve">.1 </w:t>
      </w:r>
      <w:r>
        <w:rPr>
          <w:rFonts w:ascii="Times New Roman" w:eastAsia="楷体_GB2312" w:hAnsi="Times New Roman" w:cs="楷体" w:hint="eastAsia"/>
          <w:b w:val="0"/>
          <w:color w:val="000000"/>
          <w:sz w:val="30"/>
          <w:szCs w:val="30"/>
        </w:rPr>
        <w:t>系统应用架构</w:t>
      </w:r>
      <w:bookmarkEnd w:id="0"/>
      <w:bookmarkEnd w:id="1"/>
      <w:bookmarkEnd w:id="2"/>
      <w:bookmarkEnd w:id="3"/>
      <w:bookmarkEnd w:id="4"/>
      <w:bookmarkEnd w:id="5"/>
      <w:bookmarkEnd w:id="6"/>
      <w:bookmarkEnd w:id="7"/>
      <w:bookmarkEnd w:id="8"/>
    </w:p>
    <w:p w:rsidR="00160733" w:rsidRDefault="00160733" w:rsidP="00160733">
      <w:pPr>
        <w:tabs>
          <w:tab w:val="left" w:pos="1220"/>
        </w:tabs>
        <w:ind w:firstLineChars="200" w:firstLine="420"/>
        <w:rPr>
          <w:rFonts w:eastAsia="仿宋_GB2312" w:cs="Arial" w:hint="eastAsia"/>
          <w:iCs/>
          <w:sz w:val="30"/>
          <w:szCs w:val="30"/>
        </w:rPr>
      </w:pPr>
      <w:r>
        <w:rPr>
          <w:noProof/>
        </w:rPr>
        <w:drawing>
          <wp:inline distT="0" distB="0" distL="0" distR="0">
            <wp:extent cx="5271770" cy="1964055"/>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1770" cy="1964055"/>
                    </a:xfrm>
                    <a:prstGeom prst="rect">
                      <a:avLst/>
                    </a:prstGeom>
                    <a:noFill/>
                    <a:ln>
                      <a:noFill/>
                    </a:ln>
                  </pic:spPr>
                </pic:pic>
              </a:graphicData>
            </a:graphic>
          </wp:inline>
        </w:drawing>
      </w:r>
    </w:p>
    <w:p w:rsidR="00160733" w:rsidRDefault="00160733" w:rsidP="00160733">
      <w:pPr>
        <w:tabs>
          <w:tab w:val="left" w:pos="1220"/>
        </w:tabs>
        <w:ind w:firstLineChars="200" w:firstLine="480"/>
        <w:jc w:val="center"/>
        <w:rPr>
          <w:ins w:id="9" w:author="张哲源" w:date="2024-03-14T16:29:00Z"/>
          <w:rFonts w:eastAsia="仿宋_GB2312" w:cs="Arial"/>
          <w:iCs/>
          <w:sz w:val="24"/>
        </w:rPr>
      </w:pPr>
      <w:r>
        <w:rPr>
          <w:rFonts w:eastAsia="仿宋_GB2312" w:cs="Arial"/>
          <w:iCs/>
          <w:sz w:val="24"/>
        </w:rPr>
        <w:t>图</w:t>
      </w:r>
      <w:r>
        <w:rPr>
          <w:rFonts w:eastAsia="仿宋_GB2312" w:cs="Arial"/>
          <w:iCs/>
          <w:sz w:val="24"/>
        </w:rPr>
        <w:fldChar w:fldCharType="begin"/>
      </w:r>
      <w:r>
        <w:rPr>
          <w:rFonts w:eastAsia="仿宋_GB2312" w:cs="Arial"/>
          <w:iCs/>
          <w:sz w:val="24"/>
        </w:rPr>
        <w:instrText xml:space="preserve"> SEQ </w:instrText>
      </w:r>
      <w:r>
        <w:rPr>
          <w:rFonts w:eastAsia="仿宋_GB2312" w:cs="Arial"/>
          <w:iCs/>
          <w:sz w:val="24"/>
        </w:rPr>
        <w:instrText>图表</w:instrText>
      </w:r>
      <w:r>
        <w:rPr>
          <w:rFonts w:eastAsia="仿宋_GB2312" w:cs="Arial"/>
          <w:iCs/>
          <w:sz w:val="24"/>
        </w:rPr>
        <w:instrText xml:space="preserve"> \* ARABIC </w:instrText>
      </w:r>
      <w:r>
        <w:rPr>
          <w:rFonts w:eastAsia="仿宋_GB2312" w:cs="Arial"/>
          <w:iCs/>
          <w:sz w:val="24"/>
        </w:rPr>
        <w:fldChar w:fldCharType="separate"/>
      </w:r>
      <w:r>
        <w:rPr>
          <w:rFonts w:eastAsia="仿宋_GB2312" w:cs="Arial"/>
          <w:iCs/>
          <w:sz w:val="24"/>
        </w:rPr>
        <w:t>1</w:t>
      </w:r>
      <w:r>
        <w:rPr>
          <w:rFonts w:eastAsia="仿宋_GB2312" w:cs="Arial"/>
          <w:iCs/>
          <w:sz w:val="24"/>
        </w:rPr>
        <w:fldChar w:fldCharType="end"/>
      </w:r>
      <w:r>
        <w:rPr>
          <w:rFonts w:eastAsia="仿宋_GB2312" w:cs="Arial"/>
          <w:iCs/>
          <w:sz w:val="24"/>
        </w:rPr>
        <w:t xml:space="preserve">. </w:t>
      </w:r>
      <w:r>
        <w:rPr>
          <w:rFonts w:eastAsia="仿宋_GB2312" w:cs="Arial" w:hint="eastAsia"/>
          <w:iCs/>
          <w:sz w:val="24"/>
        </w:rPr>
        <w:t>智能期货日报系统应用</w:t>
      </w:r>
      <w:r>
        <w:rPr>
          <w:rFonts w:eastAsia="仿宋_GB2312" w:cs="Arial"/>
          <w:iCs/>
          <w:sz w:val="24"/>
        </w:rPr>
        <w:t>架构</w:t>
      </w:r>
    </w:p>
    <w:p w:rsidR="00160733" w:rsidRDefault="00160733" w:rsidP="00160733">
      <w:pPr>
        <w:tabs>
          <w:tab w:val="left" w:pos="1220"/>
        </w:tabs>
        <w:ind w:firstLineChars="200" w:firstLine="560"/>
        <w:rPr>
          <w:rFonts w:eastAsia="仿宋_GB2312" w:cs="Arial"/>
          <w:iCs/>
          <w:sz w:val="28"/>
          <w:szCs w:val="28"/>
        </w:rPr>
      </w:pPr>
      <w:r>
        <w:rPr>
          <w:rFonts w:eastAsia="仿宋_GB2312" w:cs="Arial" w:hint="eastAsia"/>
          <w:iCs/>
          <w:sz w:val="28"/>
          <w:szCs w:val="28"/>
        </w:rPr>
        <w:t>该应用架构是</w:t>
      </w:r>
      <w:r>
        <w:rPr>
          <w:rFonts w:eastAsia="仿宋_GB2312" w:cs="Arial"/>
          <w:iCs/>
          <w:sz w:val="28"/>
          <w:szCs w:val="28"/>
        </w:rPr>
        <w:t>一个典型的分层架构应用，结合了</w:t>
      </w:r>
      <w:proofErr w:type="gramStart"/>
      <w:r>
        <w:rPr>
          <w:rFonts w:eastAsia="仿宋_GB2312" w:cs="Arial"/>
          <w:iCs/>
          <w:sz w:val="28"/>
          <w:szCs w:val="28"/>
        </w:rPr>
        <w:t>微服务</w:t>
      </w:r>
      <w:proofErr w:type="gramEnd"/>
      <w:r>
        <w:rPr>
          <w:rFonts w:eastAsia="仿宋_GB2312" w:cs="Arial"/>
          <w:iCs/>
          <w:sz w:val="28"/>
          <w:szCs w:val="28"/>
        </w:rPr>
        <w:t>的设计理念。从上到下，可以分为四个主要层次：</w:t>
      </w:r>
    </w:p>
    <w:p w:rsidR="00160733" w:rsidRDefault="00160733" w:rsidP="00160733">
      <w:pPr>
        <w:widowControl/>
        <w:numPr>
          <w:ilvl w:val="0"/>
          <w:numId w:val="2"/>
        </w:numPr>
        <w:shd w:val="clear" w:color="auto" w:fill="FFFFFF"/>
        <w:tabs>
          <w:tab w:val="left" w:pos="720"/>
        </w:tabs>
        <w:spacing w:before="240" w:after="240"/>
        <w:jc w:val="left"/>
        <w:rPr>
          <w:rFonts w:eastAsia="仿宋_GB2312" w:cs="Arial"/>
          <w:iCs/>
          <w:sz w:val="28"/>
          <w:szCs w:val="28"/>
        </w:rPr>
      </w:pPr>
      <w:r>
        <w:rPr>
          <w:rFonts w:eastAsia="仿宋_GB2312" w:cs="Arial" w:hint="eastAsia"/>
          <w:b/>
          <w:iCs/>
          <w:sz w:val="28"/>
          <w:szCs w:val="28"/>
        </w:rPr>
        <w:t>前端服务</w:t>
      </w:r>
      <w:r>
        <w:rPr>
          <w:rFonts w:eastAsia="仿宋_GB2312" w:cs="Arial"/>
          <w:iCs/>
          <w:sz w:val="28"/>
          <w:szCs w:val="28"/>
        </w:rPr>
        <w:t>：这里显示了使用</w:t>
      </w:r>
      <w:r>
        <w:rPr>
          <w:rFonts w:eastAsia="仿宋_GB2312" w:cs="Arial"/>
          <w:iCs/>
          <w:sz w:val="28"/>
          <w:szCs w:val="28"/>
        </w:rPr>
        <w:t>React</w:t>
      </w:r>
      <w:r>
        <w:rPr>
          <w:rFonts w:eastAsia="仿宋_GB2312" w:cs="Arial"/>
          <w:iCs/>
          <w:sz w:val="28"/>
          <w:szCs w:val="28"/>
        </w:rPr>
        <w:t>技术</w:t>
      </w:r>
      <w:proofErr w:type="gramStart"/>
      <w:r>
        <w:rPr>
          <w:rFonts w:eastAsia="仿宋_GB2312" w:cs="Arial"/>
          <w:iCs/>
          <w:sz w:val="28"/>
          <w:szCs w:val="28"/>
        </w:rPr>
        <w:t>栈</w:t>
      </w:r>
      <w:proofErr w:type="gramEnd"/>
      <w:r>
        <w:rPr>
          <w:rFonts w:eastAsia="仿宋_GB2312" w:cs="Arial"/>
          <w:iCs/>
          <w:sz w:val="28"/>
          <w:szCs w:val="28"/>
        </w:rPr>
        <w:t>构建的用户界面，这是用户直接交互的界面。它负责将数据呈现给用户，并处理用户的操作。在这一层，可以包括</w:t>
      </w:r>
      <w:r>
        <w:rPr>
          <w:rFonts w:eastAsia="仿宋_GB2312" w:cs="Arial"/>
          <w:iCs/>
          <w:sz w:val="28"/>
          <w:szCs w:val="28"/>
        </w:rPr>
        <w:t>HTML</w:t>
      </w:r>
      <w:r>
        <w:rPr>
          <w:rFonts w:eastAsia="仿宋_GB2312" w:cs="Arial"/>
          <w:iCs/>
          <w:sz w:val="28"/>
          <w:szCs w:val="28"/>
        </w:rPr>
        <w:t>、</w:t>
      </w:r>
      <w:r>
        <w:rPr>
          <w:rFonts w:eastAsia="仿宋_GB2312" w:cs="Arial"/>
          <w:iCs/>
          <w:sz w:val="28"/>
          <w:szCs w:val="28"/>
        </w:rPr>
        <w:t>CSS</w:t>
      </w:r>
      <w:r>
        <w:rPr>
          <w:rFonts w:eastAsia="仿宋_GB2312" w:cs="Arial"/>
          <w:iCs/>
          <w:sz w:val="28"/>
          <w:szCs w:val="28"/>
        </w:rPr>
        <w:t>和</w:t>
      </w:r>
      <w:r>
        <w:rPr>
          <w:rFonts w:eastAsia="仿宋_GB2312" w:cs="Arial"/>
          <w:iCs/>
          <w:sz w:val="28"/>
          <w:szCs w:val="28"/>
        </w:rPr>
        <w:t>JavaScript</w:t>
      </w:r>
      <w:r>
        <w:rPr>
          <w:rFonts w:eastAsia="仿宋_GB2312" w:cs="Arial"/>
          <w:iCs/>
          <w:sz w:val="28"/>
          <w:szCs w:val="28"/>
        </w:rPr>
        <w:t>等技术来实现动态的用户界面。</w:t>
      </w:r>
    </w:p>
    <w:p w:rsidR="00160733" w:rsidRDefault="00160733" w:rsidP="00160733">
      <w:pPr>
        <w:widowControl/>
        <w:numPr>
          <w:ilvl w:val="0"/>
          <w:numId w:val="2"/>
        </w:numPr>
        <w:shd w:val="clear" w:color="auto" w:fill="FFFFFF"/>
        <w:tabs>
          <w:tab w:val="left" w:pos="720"/>
        </w:tabs>
        <w:spacing w:before="240" w:after="240"/>
        <w:jc w:val="left"/>
        <w:rPr>
          <w:rFonts w:eastAsia="仿宋_GB2312" w:cs="Arial"/>
          <w:iCs/>
          <w:sz w:val="28"/>
          <w:szCs w:val="28"/>
        </w:rPr>
      </w:pPr>
      <w:r>
        <w:rPr>
          <w:rFonts w:eastAsia="仿宋_GB2312" w:cs="Arial"/>
          <w:b/>
          <w:iCs/>
          <w:sz w:val="28"/>
          <w:szCs w:val="28"/>
        </w:rPr>
        <w:t>后端</w:t>
      </w:r>
      <w:proofErr w:type="gramStart"/>
      <w:r>
        <w:rPr>
          <w:rFonts w:eastAsia="仿宋_GB2312" w:cs="Arial"/>
          <w:b/>
          <w:iCs/>
          <w:sz w:val="28"/>
          <w:szCs w:val="28"/>
        </w:rPr>
        <w:t>微服务</w:t>
      </w:r>
      <w:proofErr w:type="gramEnd"/>
      <w:r>
        <w:rPr>
          <w:rFonts w:eastAsia="仿宋_GB2312" w:cs="Arial"/>
          <w:b/>
          <w:iCs/>
          <w:sz w:val="28"/>
          <w:szCs w:val="28"/>
        </w:rPr>
        <w:t>层</w:t>
      </w:r>
      <w:r>
        <w:rPr>
          <w:rFonts w:eastAsia="仿宋_GB2312" w:cs="Arial"/>
          <w:iCs/>
          <w:sz w:val="28"/>
          <w:szCs w:val="28"/>
        </w:rPr>
        <w:t>：分为三个主要的服务：</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ascii="Segoe UI" w:hAnsi="Segoe UI" w:cs="Segoe UI"/>
          <w:kern w:val="0"/>
          <w:sz w:val="28"/>
          <w:szCs w:val="28"/>
        </w:rPr>
      </w:pPr>
      <w:r>
        <w:rPr>
          <w:rFonts w:eastAsia="仿宋_GB2312" w:cs="Arial" w:hint="eastAsia"/>
          <w:iCs/>
          <w:sz w:val="28"/>
          <w:szCs w:val="28"/>
        </w:rPr>
        <w:t>报告应用后端</w:t>
      </w:r>
      <w:r>
        <w:rPr>
          <w:rFonts w:eastAsia="仿宋_GB2312" w:cs="Arial"/>
          <w:iCs/>
          <w:sz w:val="28"/>
          <w:szCs w:val="28"/>
        </w:rPr>
        <w:t>服务（</w:t>
      </w:r>
      <w:proofErr w:type="spellStart"/>
      <w:r>
        <w:rPr>
          <w:rFonts w:eastAsia="仿宋_GB2312" w:cs="Arial"/>
          <w:iCs/>
          <w:sz w:val="28"/>
          <w:szCs w:val="28"/>
        </w:rPr>
        <w:t>SpringBoot</w:t>
      </w:r>
      <w:proofErr w:type="spellEnd"/>
      <w:r>
        <w:rPr>
          <w:rFonts w:eastAsia="仿宋_GB2312" w:cs="Arial"/>
          <w:iCs/>
          <w:sz w:val="28"/>
          <w:szCs w:val="28"/>
        </w:rPr>
        <w:t>）：处理用户的操作请求，</w:t>
      </w:r>
      <w:r>
        <w:rPr>
          <w:rFonts w:eastAsia="仿宋_GB2312" w:cs="Arial" w:hint="eastAsia"/>
          <w:iCs/>
          <w:sz w:val="28"/>
          <w:szCs w:val="28"/>
        </w:rPr>
        <w:t>如数据整合</w:t>
      </w:r>
      <w:r>
        <w:rPr>
          <w:rFonts w:eastAsia="仿宋_GB2312" w:cs="Arial" w:hint="eastAsia"/>
          <w:iCs/>
          <w:sz w:val="28"/>
          <w:szCs w:val="28"/>
        </w:rPr>
        <w:t>,</w:t>
      </w:r>
      <w:r>
        <w:rPr>
          <w:rFonts w:eastAsia="仿宋_GB2312" w:cs="Arial" w:hint="eastAsia"/>
          <w:iCs/>
          <w:sz w:val="28"/>
          <w:szCs w:val="28"/>
        </w:rPr>
        <w:t>报告</w:t>
      </w:r>
      <w:r>
        <w:rPr>
          <w:rFonts w:eastAsia="仿宋_GB2312" w:cs="Arial"/>
          <w:iCs/>
          <w:sz w:val="28"/>
          <w:szCs w:val="28"/>
        </w:rPr>
        <w:t>查询等</w:t>
      </w:r>
      <w:r>
        <w:rPr>
          <w:rFonts w:ascii="Segoe UI" w:hAnsi="Segoe UI" w:cs="Segoe UI"/>
          <w:kern w:val="0"/>
          <w:sz w:val="28"/>
          <w:szCs w:val="28"/>
        </w:rPr>
        <w:t>。</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hint="eastAsia"/>
          <w:iCs/>
          <w:sz w:val="28"/>
          <w:szCs w:val="28"/>
        </w:rPr>
        <w:t>混合检索</w:t>
      </w:r>
      <w:r>
        <w:rPr>
          <w:rFonts w:eastAsia="仿宋_GB2312" w:cs="Arial"/>
          <w:iCs/>
          <w:sz w:val="28"/>
          <w:szCs w:val="28"/>
        </w:rPr>
        <w:t>服务（</w:t>
      </w:r>
      <w:proofErr w:type="spellStart"/>
      <w:r>
        <w:rPr>
          <w:rFonts w:eastAsia="仿宋_GB2312" w:cs="Arial"/>
          <w:iCs/>
          <w:sz w:val="28"/>
          <w:szCs w:val="28"/>
        </w:rPr>
        <w:t>SpringBoot</w:t>
      </w:r>
      <w:proofErr w:type="spellEnd"/>
      <w:r>
        <w:rPr>
          <w:rFonts w:eastAsia="仿宋_GB2312" w:cs="Arial"/>
          <w:iCs/>
          <w:sz w:val="28"/>
          <w:szCs w:val="28"/>
        </w:rPr>
        <w:t>）：结合了全文检索和其他形式的检索（如属性检索、向量检索等）的一种检索方式，旨在提供更全面、更精确的搜索结果。</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lastRenderedPageBreak/>
        <w:t>数据</w:t>
      </w:r>
      <w:r>
        <w:rPr>
          <w:rFonts w:eastAsia="仿宋_GB2312" w:cs="Arial" w:hint="eastAsia"/>
          <w:iCs/>
          <w:sz w:val="28"/>
          <w:szCs w:val="28"/>
        </w:rPr>
        <w:t>重</w:t>
      </w:r>
      <w:bookmarkStart w:id="10" w:name="_GoBack"/>
      <w:bookmarkEnd w:id="10"/>
      <w:r>
        <w:rPr>
          <w:rFonts w:eastAsia="仿宋_GB2312" w:cs="Arial" w:hint="eastAsia"/>
          <w:iCs/>
          <w:sz w:val="28"/>
          <w:szCs w:val="28"/>
        </w:rPr>
        <w:t>排和增强</w:t>
      </w:r>
      <w:r>
        <w:rPr>
          <w:rFonts w:eastAsia="仿宋_GB2312" w:cs="Arial"/>
          <w:iCs/>
          <w:sz w:val="28"/>
          <w:szCs w:val="28"/>
        </w:rPr>
        <w:t>服务（</w:t>
      </w:r>
      <w:proofErr w:type="spellStart"/>
      <w:r>
        <w:rPr>
          <w:rFonts w:eastAsia="仿宋_GB2312" w:cs="Arial"/>
          <w:iCs/>
          <w:sz w:val="28"/>
          <w:szCs w:val="28"/>
        </w:rPr>
        <w:t>SpringBoot</w:t>
      </w:r>
      <w:proofErr w:type="spellEnd"/>
      <w:r>
        <w:rPr>
          <w:rFonts w:eastAsia="仿宋_GB2312" w:cs="Arial"/>
          <w:iCs/>
          <w:sz w:val="28"/>
          <w:szCs w:val="28"/>
        </w:rPr>
        <w:t>）：对原始数据进行重新排序和增强处理，以提升数据的质量、可用性和应用效果。</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hint="eastAsia"/>
          <w:iCs/>
          <w:sz w:val="28"/>
          <w:szCs w:val="28"/>
        </w:rPr>
        <w:t>报告生成服务：</w:t>
      </w:r>
      <w:r>
        <w:rPr>
          <w:rFonts w:eastAsia="仿宋_GB2312" w:cs="Arial"/>
          <w:iCs/>
          <w:sz w:val="28"/>
          <w:szCs w:val="28"/>
        </w:rPr>
        <w:t>通过自动化技术和数据处理工具，将原始数据转化为结构化、可视化的报告或文档</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hint="eastAsia"/>
          <w:iCs/>
          <w:sz w:val="28"/>
          <w:szCs w:val="28"/>
        </w:rPr>
        <w:t>大模型推理和向量计算服务：</w:t>
      </w:r>
      <w:r>
        <w:rPr>
          <w:rFonts w:eastAsia="仿宋_GB2312" w:cs="Arial"/>
          <w:iCs/>
          <w:sz w:val="28"/>
          <w:szCs w:val="28"/>
        </w:rPr>
        <w:t>利用强大的计算资源和高效的算法，对大规模模型进行推理和向量计算</w:t>
      </w:r>
    </w:p>
    <w:p w:rsidR="00160733" w:rsidRDefault="00160733" w:rsidP="00160733">
      <w:pPr>
        <w:widowControl/>
        <w:numPr>
          <w:ilvl w:val="0"/>
          <w:numId w:val="2"/>
        </w:numPr>
        <w:shd w:val="clear" w:color="auto" w:fill="FFFFFF"/>
        <w:tabs>
          <w:tab w:val="left" w:pos="720"/>
        </w:tabs>
        <w:spacing w:before="240" w:after="240"/>
        <w:jc w:val="left"/>
        <w:rPr>
          <w:rFonts w:ascii="Segoe UI" w:hAnsi="Segoe UI" w:cs="Segoe UI"/>
          <w:kern w:val="0"/>
          <w:sz w:val="28"/>
          <w:szCs w:val="28"/>
        </w:rPr>
      </w:pPr>
      <w:r>
        <w:rPr>
          <w:rFonts w:eastAsia="仿宋_GB2312" w:cs="Arial" w:hint="eastAsia"/>
          <w:b/>
          <w:iCs/>
          <w:sz w:val="28"/>
          <w:szCs w:val="28"/>
        </w:rPr>
        <w:t>权限控制与日志记录</w:t>
      </w:r>
      <w:r>
        <w:rPr>
          <w:rFonts w:eastAsia="仿宋_GB2312" w:cs="Arial"/>
          <w:iCs/>
          <w:sz w:val="28"/>
          <w:szCs w:val="28"/>
        </w:rPr>
        <w:t>：负责确保系统的安全性、稳定性和</w:t>
      </w:r>
      <w:proofErr w:type="gramStart"/>
      <w:r>
        <w:rPr>
          <w:rFonts w:eastAsia="仿宋_GB2312" w:cs="Arial"/>
          <w:iCs/>
          <w:sz w:val="28"/>
          <w:szCs w:val="28"/>
        </w:rPr>
        <w:t>可</w:t>
      </w:r>
      <w:proofErr w:type="gramEnd"/>
      <w:r>
        <w:rPr>
          <w:rFonts w:eastAsia="仿宋_GB2312" w:cs="Arial"/>
          <w:iCs/>
          <w:sz w:val="28"/>
          <w:szCs w:val="28"/>
        </w:rPr>
        <w:t>追踪性</w:t>
      </w:r>
      <w:r>
        <w:rPr>
          <w:rFonts w:ascii="Segoe UI" w:hAnsi="Segoe UI" w:cs="Segoe UI"/>
          <w:kern w:val="0"/>
          <w:sz w:val="28"/>
          <w:szCs w:val="28"/>
        </w:rPr>
        <w:t>。</w:t>
      </w:r>
    </w:p>
    <w:p w:rsidR="00160733" w:rsidRDefault="00160733" w:rsidP="00160733">
      <w:pPr>
        <w:widowControl/>
        <w:numPr>
          <w:ilvl w:val="0"/>
          <w:numId w:val="2"/>
        </w:numPr>
        <w:shd w:val="clear" w:color="auto" w:fill="FFFFFF"/>
        <w:tabs>
          <w:tab w:val="left" w:pos="720"/>
        </w:tabs>
        <w:spacing w:before="240" w:after="240"/>
        <w:jc w:val="left"/>
        <w:rPr>
          <w:rFonts w:eastAsia="仿宋_GB2312" w:cs="Arial"/>
          <w:iCs/>
          <w:sz w:val="28"/>
          <w:szCs w:val="28"/>
        </w:rPr>
      </w:pPr>
      <w:r>
        <w:rPr>
          <w:rFonts w:eastAsia="仿宋_GB2312" w:cs="Arial"/>
          <w:b/>
          <w:iCs/>
          <w:sz w:val="28"/>
          <w:szCs w:val="28"/>
        </w:rPr>
        <w:t>数据存储层</w:t>
      </w:r>
      <w:r>
        <w:rPr>
          <w:rFonts w:eastAsia="仿宋_GB2312" w:cs="Arial"/>
          <w:iCs/>
          <w:sz w:val="28"/>
          <w:szCs w:val="28"/>
        </w:rPr>
        <w:t>：包括不同类型的存储系统，以支持不同的数据处理需求：</w:t>
      </w:r>
    </w:p>
    <w:p w:rsidR="00160733" w:rsidRDefault="00160733" w:rsidP="00160733">
      <w:pPr>
        <w:widowControl/>
        <w:numPr>
          <w:ilvl w:val="1"/>
          <w:numId w:val="2"/>
        </w:numPr>
        <w:shd w:val="clear" w:color="auto" w:fill="FFFFFF"/>
        <w:tabs>
          <w:tab w:val="left" w:pos="1440"/>
        </w:tabs>
        <w:spacing w:before="100" w:beforeAutospacing="1" w:after="100" w:afterAutospacing="1"/>
        <w:jc w:val="left"/>
        <w:rPr>
          <w:rFonts w:ascii="Segoe UI" w:hAnsi="Segoe UI" w:cs="Segoe UI"/>
          <w:kern w:val="0"/>
          <w:sz w:val="28"/>
          <w:szCs w:val="28"/>
        </w:rPr>
      </w:pPr>
      <w:r>
        <w:rPr>
          <w:rFonts w:eastAsia="仿宋_GB2312" w:cs="Arial"/>
          <w:iCs/>
          <w:sz w:val="28"/>
          <w:szCs w:val="28"/>
        </w:rPr>
        <w:t>MySQL</w:t>
      </w:r>
      <w:r>
        <w:rPr>
          <w:rFonts w:eastAsia="仿宋_GB2312" w:cs="Arial"/>
          <w:iCs/>
          <w:sz w:val="28"/>
          <w:szCs w:val="28"/>
        </w:rPr>
        <w:t>：关系型数据库，用于存储结构化数据</w:t>
      </w:r>
      <w:r>
        <w:rPr>
          <w:rFonts w:ascii="Segoe UI" w:hAnsi="Segoe UI" w:cs="Segoe UI"/>
          <w:kern w:val="0"/>
          <w:sz w:val="28"/>
          <w:szCs w:val="28"/>
        </w:rPr>
        <w:t>。</w:t>
      </w:r>
    </w:p>
    <w:p w:rsidR="00160733" w:rsidRDefault="00160733" w:rsidP="00160733">
      <w:pPr>
        <w:widowControl/>
        <w:numPr>
          <w:ilvl w:val="1"/>
          <w:numId w:val="2"/>
        </w:numPr>
        <w:shd w:val="clear" w:color="auto" w:fill="FFFFFF"/>
        <w:tabs>
          <w:tab w:val="left" w:pos="1440"/>
        </w:tabs>
        <w:spacing w:before="60" w:after="100" w:afterAutospacing="1"/>
        <w:jc w:val="left"/>
        <w:rPr>
          <w:rFonts w:ascii="Segoe UI" w:hAnsi="Segoe UI" w:cs="Segoe UI"/>
          <w:kern w:val="0"/>
          <w:sz w:val="28"/>
          <w:szCs w:val="28"/>
        </w:rPr>
      </w:pPr>
      <w:proofErr w:type="spellStart"/>
      <w:r>
        <w:rPr>
          <w:rFonts w:eastAsia="仿宋_GB2312" w:cs="Arial"/>
          <w:iCs/>
          <w:sz w:val="28"/>
          <w:szCs w:val="28"/>
        </w:rPr>
        <w:t>Elasticsearch</w:t>
      </w:r>
      <w:proofErr w:type="spellEnd"/>
      <w:r>
        <w:rPr>
          <w:rFonts w:eastAsia="仿宋_GB2312" w:cs="Arial"/>
          <w:iCs/>
          <w:sz w:val="28"/>
          <w:szCs w:val="28"/>
        </w:rPr>
        <w:t>：搜索引擎，用于快速全文检索和分析大数据</w:t>
      </w:r>
      <w:r>
        <w:rPr>
          <w:rFonts w:ascii="Segoe UI" w:hAnsi="Segoe UI" w:cs="Segoe UI"/>
          <w:kern w:val="0"/>
          <w:sz w:val="28"/>
          <w:szCs w:val="28"/>
        </w:rPr>
        <w:t>。</w:t>
      </w:r>
    </w:p>
    <w:p w:rsidR="00160733" w:rsidRDefault="00160733" w:rsidP="00160733">
      <w:pPr>
        <w:widowControl/>
        <w:numPr>
          <w:ilvl w:val="1"/>
          <w:numId w:val="2"/>
        </w:numPr>
        <w:shd w:val="clear" w:color="auto" w:fill="FFFFFF"/>
        <w:tabs>
          <w:tab w:val="left" w:pos="1440"/>
        </w:tabs>
        <w:spacing w:before="60" w:after="100" w:afterAutospacing="1"/>
        <w:jc w:val="left"/>
        <w:rPr>
          <w:rFonts w:ascii="Segoe UI" w:hAnsi="Segoe UI" w:cs="Segoe UI"/>
          <w:kern w:val="0"/>
          <w:sz w:val="28"/>
          <w:szCs w:val="28"/>
        </w:rPr>
      </w:pPr>
      <w:proofErr w:type="spellStart"/>
      <w:r>
        <w:rPr>
          <w:rFonts w:eastAsia="仿宋_GB2312" w:cs="Arial"/>
          <w:iCs/>
          <w:sz w:val="28"/>
          <w:szCs w:val="28"/>
        </w:rPr>
        <w:t>HugeGraph</w:t>
      </w:r>
      <w:proofErr w:type="spellEnd"/>
      <w:r>
        <w:rPr>
          <w:rFonts w:eastAsia="仿宋_GB2312" w:cs="Arial"/>
          <w:iCs/>
          <w:sz w:val="28"/>
          <w:szCs w:val="28"/>
        </w:rPr>
        <w:t>：大规模图数据库，优化了</w:t>
      </w:r>
      <w:proofErr w:type="gramStart"/>
      <w:r>
        <w:rPr>
          <w:rFonts w:eastAsia="仿宋_GB2312" w:cs="Arial"/>
          <w:iCs/>
          <w:sz w:val="28"/>
          <w:szCs w:val="28"/>
        </w:rPr>
        <w:t>图结构</w:t>
      </w:r>
      <w:proofErr w:type="gramEnd"/>
      <w:r>
        <w:rPr>
          <w:rFonts w:eastAsia="仿宋_GB2312" w:cs="Arial"/>
          <w:iCs/>
          <w:sz w:val="28"/>
          <w:szCs w:val="28"/>
        </w:rPr>
        <w:t>数据的存储和查询</w:t>
      </w:r>
      <w:r>
        <w:rPr>
          <w:rFonts w:ascii="Segoe UI" w:hAnsi="Segoe UI" w:cs="Segoe UI"/>
          <w:kern w:val="0"/>
          <w:sz w:val="28"/>
          <w:szCs w:val="28"/>
        </w:rPr>
        <w:t>。</w:t>
      </w:r>
    </w:p>
    <w:p w:rsidR="00160733" w:rsidRDefault="00160733" w:rsidP="00160733">
      <w:pPr>
        <w:widowControl/>
        <w:numPr>
          <w:ilvl w:val="1"/>
          <w:numId w:val="2"/>
        </w:numPr>
        <w:shd w:val="clear" w:color="auto" w:fill="FFFFFF"/>
        <w:tabs>
          <w:tab w:val="left" w:pos="1440"/>
        </w:tabs>
        <w:spacing w:before="60" w:after="100" w:afterAutospacing="1"/>
        <w:jc w:val="left"/>
        <w:rPr>
          <w:rFonts w:ascii="Segoe UI" w:hAnsi="Segoe UI" w:cs="Segoe UI"/>
          <w:kern w:val="0"/>
          <w:sz w:val="28"/>
          <w:szCs w:val="28"/>
        </w:rPr>
      </w:pPr>
      <w:proofErr w:type="spellStart"/>
      <w:r>
        <w:rPr>
          <w:rFonts w:eastAsia="仿宋_GB2312" w:cs="Arial"/>
          <w:iCs/>
          <w:sz w:val="28"/>
          <w:szCs w:val="28"/>
        </w:rPr>
        <w:t>Milvus</w:t>
      </w:r>
      <w:proofErr w:type="spellEnd"/>
      <w:r>
        <w:rPr>
          <w:rFonts w:eastAsia="仿宋_GB2312" w:cs="Arial"/>
          <w:iCs/>
          <w:sz w:val="28"/>
          <w:szCs w:val="28"/>
        </w:rPr>
        <w:t>：向量数据库，适用于</w:t>
      </w:r>
      <w:r>
        <w:rPr>
          <w:rFonts w:eastAsia="仿宋_GB2312" w:cs="Arial"/>
          <w:iCs/>
          <w:sz w:val="28"/>
          <w:szCs w:val="28"/>
        </w:rPr>
        <w:t>AI</w:t>
      </w:r>
      <w:r>
        <w:rPr>
          <w:rFonts w:eastAsia="仿宋_GB2312" w:cs="Arial"/>
          <w:iCs/>
          <w:sz w:val="28"/>
          <w:szCs w:val="28"/>
        </w:rPr>
        <w:t>应用中的大规模特征向量的相似性搜索</w:t>
      </w:r>
      <w:r>
        <w:rPr>
          <w:rFonts w:ascii="Segoe UI" w:hAnsi="Segoe UI" w:cs="Segoe UI"/>
          <w:kern w:val="0"/>
          <w:sz w:val="28"/>
          <w:szCs w:val="28"/>
        </w:rPr>
        <w:t>。</w:t>
      </w:r>
    </w:p>
    <w:p w:rsidR="00160733" w:rsidRDefault="00160733" w:rsidP="00160733">
      <w:pPr>
        <w:widowControl/>
        <w:numPr>
          <w:ilvl w:val="1"/>
          <w:numId w:val="2"/>
        </w:numPr>
        <w:shd w:val="clear" w:color="auto" w:fill="FFFFFF"/>
        <w:tabs>
          <w:tab w:val="left" w:pos="1440"/>
        </w:tabs>
        <w:spacing w:before="60" w:after="100" w:afterAutospacing="1"/>
        <w:jc w:val="left"/>
        <w:rPr>
          <w:rFonts w:eastAsia="仿宋_GB2312" w:cs="Arial"/>
          <w:iCs/>
          <w:sz w:val="28"/>
          <w:szCs w:val="28"/>
        </w:rPr>
      </w:pPr>
      <w:proofErr w:type="spellStart"/>
      <w:r>
        <w:rPr>
          <w:rFonts w:eastAsia="仿宋_GB2312" w:cs="Arial"/>
          <w:iCs/>
          <w:sz w:val="28"/>
          <w:szCs w:val="28"/>
        </w:rPr>
        <w:t>etcd</w:t>
      </w:r>
      <w:proofErr w:type="spellEnd"/>
      <w:r>
        <w:rPr>
          <w:rFonts w:eastAsia="仿宋_GB2312" w:cs="Arial"/>
          <w:iCs/>
          <w:sz w:val="28"/>
          <w:szCs w:val="28"/>
        </w:rPr>
        <w:t>：一个分布式键值（</w:t>
      </w:r>
      <w:r>
        <w:rPr>
          <w:rFonts w:eastAsia="仿宋_GB2312" w:cs="Arial"/>
          <w:iCs/>
          <w:sz w:val="28"/>
          <w:szCs w:val="28"/>
        </w:rPr>
        <w:t>KV</w:t>
      </w:r>
      <w:r>
        <w:rPr>
          <w:rFonts w:eastAsia="仿宋_GB2312" w:cs="Arial"/>
          <w:iCs/>
          <w:sz w:val="28"/>
          <w:szCs w:val="28"/>
        </w:rPr>
        <w:t>）数据库，用于配置共享和服务发现。</w:t>
      </w:r>
    </w:p>
    <w:p w:rsidR="00160733" w:rsidRDefault="00160733" w:rsidP="00160733">
      <w:pPr>
        <w:widowControl/>
        <w:shd w:val="clear" w:color="auto" w:fill="FFFFFF"/>
        <w:spacing w:after="240"/>
        <w:jc w:val="left"/>
        <w:rPr>
          <w:rFonts w:ascii="Segoe UI" w:hAnsi="Segoe UI" w:cs="Segoe UI"/>
          <w:kern w:val="0"/>
          <w:sz w:val="24"/>
        </w:rPr>
      </w:pPr>
      <w:r>
        <w:rPr>
          <w:rFonts w:eastAsia="仿宋_GB2312" w:cs="Arial"/>
          <w:iCs/>
          <w:sz w:val="28"/>
          <w:szCs w:val="28"/>
        </w:rPr>
        <w:lastRenderedPageBreak/>
        <w:t>整个架构的优势在于</w:t>
      </w:r>
      <w:r>
        <w:rPr>
          <w:rFonts w:ascii="Segoe UI" w:hAnsi="Segoe UI" w:cs="Segoe UI"/>
          <w:kern w:val="0"/>
          <w:sz w:val="28"/>
          <w:szCs w:val="28"/>
        </w:rPr>
        <w:t>：</w:t>
      </w:r>
    </w:p>
    <w:p w:rsidR="00160733" w:rsidRDefault="00160733" w:rsidP="00160733">
      <w:pPr>
        <w:widowControl/>
        <w:numPr>
          <w:ilvl w:val="0"/>
          <w:numId w:val="3"/>
        </w:numPr>
        <w:shd w:val="clear" w:color="auto" w:fill="FFFFFF"/>
        <w:tabs>
          <w:tab w:val="left" w:pos="720"/>
        </w:tabs>
        <w:spacing w:before="100" w:beforeAutospacing="1" w:after="100" w:afterAutospacing="1"/>
        <w:jc w:val="left"/>
        <w:rPr>
          <w:rFonts w:ascii="Segoe UI" w:hAnsi="Segoe UI" w:cs="Segoe UI"/>
          <w:kern w:val="0"/>
          <w:sz w:val="24"/>
        </w:rPr>
      </w:pPr>
      <w:r>
        <w:rPr>
          <w:rFonts w:eastAsia="仿宋_GB2312" w:cs="Arial"/>
          <w:b/>
          <w:iCs/>
          <w:sz w:val="28"/>
          <w:szCs w:val="28"/>
        </w:rPr>
        <w:t>解耦性</w:t>
      </w:r>
      <w:r>
        <w:rPr>
          <w:rFonts w:eastAsia="仿宋_GB2312" w:cs="Arial"/>
          <w:iCs/>
          <w:sz w:val="28"/>
          <w:szCs w:val="28"/>
        </w:rPr>
        <w:t>：每个</w:t>
      </w:r>
      <w:proofErr w:type="gramStart"/>
      <w:r>
        <w:rPr>
          <w:rFonts w:eastAsia="仿宋_GB2312" w:cs="Arial"/>
          <w:iCs/>
          <w:sz w:val="28"/>
          <w:szCs w:val="28"/>
        </w:rPr>
        <w:t>微服务</w:t>
      </w:r>
      <w:proofErr w:type="gramEnd"/>
      <w:r>
        <w:rPr>
          <w:rFonts w:eastAsia="仿宋_GB2312" w:cs="Arial"/>
          <w:iCs/>
          <w:sz w:val="28"/>
          <w:szCs w:val="28"/>
        </w:rPr>
        <w:t>都是独立的，它们之间通过定义良好的</w:t>
      </w:r>
      <w:r>
        <w:rPr>
          <w:rFonts w:eastAsia="仿宋_GB2312" w:cs="Arial"/>
          <w:iCs/>
          <w:sz w:val="28"/>
          <w:szCs w:val="28"/>
        </w:rPr>
        <w:t>API</w:t>
      </w:r>
      <w:r>
        <w:rPr>
          <w:rFonts w:eastAsia="仿宋_GB2312" w:cs="Arial"/>
          <w:iCs/>
          <w:sz w:val="28"/>
          <w:szCs w:val="28"/>
        </w:rPr>
        <w:t>进行交互。这样的设计使得维护和更新变得简单，减少了各个模块之间的依赖</w:t>
      </w:r>
      <w:r>
        <w:rPr>
          <w:rFonts w:ascii="Segoe UI" w:hAnsi="Segoe UI" w:cs="Segoe UI"/>
          <w:kern w:val="0"/>
          <w:sz w:val="24"/>
        </w:rPr>
        <w:t>。</w:t>
      </w:r>
    </w:p>
    <w:p w:rsidR="00160733" w:rsidRDefault="00160733" w:rsidP="00160733">
      <w:pPr>
        <w:widowControl/>
        <w:numPr>
          <w:ilvl w:val="0"/>
          <w:numId w:val="3"/>
        </w:numPr>
        <w:shd w:val="clear" w:color="auto" w:fill="FFFFFF"/>
        <w:tabs>
          <w:tab w:val="left" w:pos="720"/>
        </w:tabs>
        <w:spacing w:before="100" w:beforeAutospacing="1" w:after="100" w:afterAutospacing="1"/>
        <w:jc w:val="left"/>
        <w:rPr>
          <w:rFonts w:eastAsia="仿宋_GB2312" w:cs="Arial"/>
          <w:iCs/>
          <w:sz w:val="28"/>
          <w:szCs w:val="28"/>
        </w:rPr>
      </w:pPr>
      <w:r>
        <w:rPr>
          <w:rFonts w:eastAsia="仿宋_GB2312" w:cs="Arial"/>
          <w:b/>
          <w:iCs/>
          <w:sz w:val="28"/>
          <w:szCs w:val="28"/>
        </w:rPr>
        <w:t>可伸缩性</w:t>
      </w:r>
      <w:r>
        <w:rPr>
          <w:rFonts w:eastAsia="仿宋_GB2312" w:cs="Arial"/>
          <w:iCs/>
          <w:sz w:val="28"/>
          <w:szCs w:val="28"/>
        </w:rPr>
        <w:t>：随着用户量和数据量的增长，可以针对性地对某些服务进行扩展，而无需整体扩展整个应用。</w:t>
      </w:r>
    </w:p>
    <w:p w:rsidR="00160733" w:rsidRDefault="00160733" w:rsidP="00160733">
      <w:pPr>
        <w:widowControl/>
        <w:numPr>
          <w:ilvl w:val="0"/>
          <w:numId w:val="3"/>
        </w:numPr>
        <w:shd w:val="clear" w:color="auto" w:fill="FFFFFF"/>
        <w:tabs>
          <w:tab w:val="left" w:pos="720"/>
        </w:tabs>
        <w:spacing w:before="100" w:beforeAutospacing="1" w:after="100" w:afterAutospacing="1"/>
        <w:jc w:val="left"/>
        <w:rPr>
          <w:rFonts w:eastAsia="仿宋_GB2312" w:cs="Arial" w:hint="eastAsia"/>
          <w:iCs/>
          <w:sz w:val="28"/>
          <w:szCs w:val="28"/>
        </w:rPr>
      </w:pPr>
      <w:r>
        <w:rPr>
          <w:rFonts w:eastAsia="仿宋_GB2312" w:cs="Arial"/>
          <w:b/>
          <w:iCs/>
          <w:sz w:val="28"/>
          <w:szCs w:val="28"/>
        </w:rPr>
        <w:t>灵活性</w:t>
      </w:r>
      <w:r>
        <w:rPr>
          <w:rFonts w:eastAsia="仿宋_GB2312" w:cs="Arial"/>
          <w:iCs/>
          <w:sz w:val="28"/>
          <w:szCs w:val="28"/>
        </w:rPr>
        <w:t>：每个服务可以独立部署，甚至可以使用不同的技术</w:t>
      </w:r>
      <w:proofErr w:type="gramStart"/>
      <w:r>
        <w:rPr>
          <w:rFonts w:eastAsia="仿宋_GB2312" w:cs="Arial"/>
          <w:iCs/>
          <w:sz w:val="28"/>
          <w:szCs w:val="28"/>
        </w:rPr>
        <w:t>栈</w:t>
      </w:r>
      <w:proofErr w:type="gramEnd"/>
      <w:r>
        <w:rPr>
          <w:rFonts w:eastAsia="仿宋_GB2312" w:cs="Arial"/>
          <w:iCs/>
          <w:sz w:val="28"/>
          <w:szCs w:val="28"/>
        </w:rPr>
        <w:t>开发，这为快速发展和技术创新提供了条件。</w:t>
      </w:r>
    </w:p>
    <w:p w:rsidR="00160733" w:rsidRDefault="00160733" w:rsidP="00160733">
      <w:pPr>
        <w:pStyle w:val="2"/>
        <w:tabs>
          <w:tab w:val="left" w:pos="0"/>
        </w:tabs>
        <w:adjustRightInd/>
        <w:spacing w:before="120" w:after="120" w:line="360" w:lineRule="auto"/>
        <w:jc w:val="both"/>
        <w:textAlignment w:val="auto"/>
        <w:rPr>
          <w:rFonts w:ascii="Times New Roman" w:eastAsia="楷体_GB2312" w:hAnsi="Times New Roman" w:cs="楷体" w:hint="eastAsia"/>
          <w:b w:val="0"/>
          <w:color w:val="000000"/>
          <w:sz w:val="30"/>
          <w:szCs w:val="30"/>
        </w:rPr>
      </w:pPr>
      <w:bookmarkStart w:id="11" w:name="_Toc5150"/>
      <w:bookmarkStart w:id="12" w:name="_Toc7741"/>
      <w:bookmarkStart w:id="13" w:name="_Toc692"/>
      <w:bookmarkStart w:id="14" w:name="_Toc16985"/>
      <w:bookmarkStart w:id="15" w:name="_Toc195950007"/>
      <w:r>
        <w:rPr>
          <w:rFonts w:ascii="Times New Roman" w:eastAsia="楷体_GB2312" w:hAnsi="Times New Roman" w:cs="楷体"/>
          <w:b w:val="0"/>
          <w:sz w:val="30"/>
          <w:szCs w:val="30"/>
        </w:rPr>
        <w:t>1</w:t>
      </w:r>
      <w:r>
        <w:rPr>
          <w:rFonts w:ascii="Times New Roman" w:eastAsia="楷体_GB2312" w:hAnsi="Times New Roman" w:cs="楷体" w:hint="eastAsia"/>
          <w:b w:val="0"/>
          <w:sz w:val="30"/>
          <w:szCs w:val="30"/>
        </w:rPr>
        <w:t xml:space="preserve">.2 </w:t>
      </w:r>
      <w:r>
        <w:rPr>
          <w:rFonts w:ascii="Times New Roman" w:eastAsia="楷体_GB2312" w:hAnsi="Times New Roman" w:cs="楷体" w:hint="eastAsia"/>
          <w:b w:val="0"/>
          <w:color w:val="000000"/>
          <w:sz w:val="30"/>
          <w:szCs w:val="30"/>
        </w:rPr>
        <w:t>系统技术架构</w:t>
      </w:r>
      <w:bookmarkEnd w:id="11"/>
      <w:bookmarkEnd w:id="12"/>
      <w:bookmarkEnd w:id="13"/>
      <w:bookmarkEnd w:id="14"/>
      <w:bookmarkEnd w:id="15"/>
    </w:p>
    <w:p w:rsidR="00160733" w:rsidRDefault="00160733" w:rsidP="00160733">
      <w:pPr>
        <w:ind w:firstLineChars="200" w:firstLine="420"/>
        <w:rPr>
          <w:rFonts w:eastAsia="仿宋_GB2312" w:cs="Arial" w:hint="eastAsia"/>
          <w:iCs/>
          <w:sz w:val="30"/>
          <w:szCs w:val="30"/>
        </w:rPr>
      </w:pPr>
      <w:r>
        <w:rPr>
          <w:noProof/>
        </w:rPr>
        <w:drawing>
          <wp:inline distT="0" distB="0" distL="0" distR="0">
            <wp:extent cx="5271770" cy="299783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770" cy="2997835"/>
                    </a:xfrm>
                    <a:prstGeom prst="rect">
                      <a:avLst/>
                    </a:prstGeom>
                    <a:noFill/>
                    <a:ln>
                      <a:noFill/>
                    </a:ln>
                  </pic:spPr>
                </pic:pic>
              </a:graphicData>
            </a:graphic>
          </wp:inline>
        </w:drawing>
      </w:r>
    </w:p>
    <w:p w:rsidR="00160733" w:rsidRDefault="00160733" w:rsidP="00160733">
      <w:pPr>
        <w:tabs>
          <w:tab w:val="left" w:pos="1220"/>
        </w:tabs>
        <w:ind w:firstLineChars="200" w:firstLine="480"/>
        <w:jc w:val="center"/>
        <w:rPr>
          <w:rFonts w:eastAsia="仿宋_GB2312" w:cs="Arial" w:hint="eastAsia"/>
          <w:iCs/>
          <w:sz w:val="24"/>
        </w:rPr>
      </w:pPr>
      <w:r>
        <w:rPr>
          <w:rFonts w:eastAsia="仿宋_GB2312" w:cs="Arial"/>
          <w:iCs/>
          <w:sz w:val="24"/>
        </w:rPr>
        <w:t>图</w:t>
      </w:r>
      <w:r>
        <w:rPr>
          <w:rFonts w:eastAsia="仿宋_GB2312" w:cs="Arial"/>
          <w:iCs/>
          <w:sz w:val="24"/>
        </w:rPr>
        <w:t xml:space="preserve">2. </w:t>
      </w:r>
      <w:r>
        <w:rPr>
          <w:rFonts w:eastAsia="仿宋_GB2312" w:cs="Arial" w:hint="eastAsia"/>
          <w:iCs/>
          <w:sz w:val="24"/>
        </w:rPr>
        <w:t>智能期货日报系统技术架构</w:t>
      </w:r>
    </w:p>
    <w:p w:rsidR="00160733" w:rsidRDefault="00160733" w:rsidP="00160733">
      <w:pPr>
        <w:widowControl/>
        <w:shd w:val="clear" w:color="auto" w:fill="FFFFFF"/>
        <w:spacing w:after="240"/>
        <w:ind w:firstLineChars="200" w:firstLine="560"/>
        <w:jc w:val="left"/>
        <w:rPr>
          <w:rFonts w:ascii="Segoe UI" w:hAnsi="Segoe UI" w:cs="Segoe UI"/>
          <w:kern w:val="0"/>
          <w:sz w:val="24"/>
        </w:rPr>
      </w:pPr>
      <w:r>
        <w:rPr>
          <w:rFonts w:eastAsia="仿宋_GB2312" w:cs="Arial"/>
          <w:iCs/>
          <w:sz w:val="28"/>
          <w:szCs w:val="28"/>
        </w:rPr>
        <w:t>RAG</w:t>
      </w:r>
      <w:r>
        <w:rPr>
          <w:rFonts w:eastAsia="仿宋_GB2312" w:cs="Arial"/>
          <w:iCs/>
          <w:sz w:val="28"/>
          <w:szCs w:val="28"/>
        </w:rPr>
        <w:t>（</w:t>
      </w:r>
      <w:r>
        <w:rPr>
          <w:rFonts w:eastAsia="仿宋_GB2312" w:cs="Arial"/>
          <w:iCs/>
          <w:sz w:val="28"/>
          <w:szCs w:val="28"/>
        </w:rPr>
        <w:t>Retrieval Augmented Generation</w:t>
      </w:r>
      <w:r>
        <w:rPr>
          <w:rFonts w:eastAsia="仿宋_GB2312" w:cs="Arial"/>
          <w:iCs/>
          <w:sz w:val="28"/>
          <w:szCs w:val="28"/>
        </w:rPr>
        <w:t>）技术架构是一种结合检索和生成的自然语言处理模型框架，旨在解决问答系统、文本摘</w:t>
      </w:r>
      <w:r>
        <w:rPr>
          <w:rFonts w:eastAsia="仿宋_GB2312" w:cs="Arial"/>
          <w:iCs/>
          <w:sz w:val="28"/>
          <w:szCs w:val="28"/>
        </w:rPr>
        <w:lastRenderedPageBreak/>
        <w:t>要、对话系统等任务中的信息获取和文本生成问题。该技术架构主要包含以下几个关键组件：</w:t>
      </w:r>
    </w:p>
    <w:p w:rsidR="00160733" w:rsidRDefault="00160733" w:rsidP="00160733">
      <w:pPr>
        <w:widowControl/>
        <w:numPr>
          <w:ilvl w:val="0"/>
          <w:numId w:val="4"/>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检索器</w:t>
      </w:r>
      <w:r>
        <w:rPr>
          <w:rFonts w:eastAsia="仿宋_GB2312" w:cs="Arial"/>
          <w:iCs/>
          <w:sz w:val="28"/>
          <w:szCs w:val="28"/>
        </w:rPr>
        <w:t>（</w:t>
      </w:r>
      <w:r>
        <w:rPr>
          <w:rFonts w:eastAsia="仿宋_GB2312" w:cs="Arial"/>
          <w:iCs/>
          <w:sz w:val="28"/>
          <w:szCs w:val="28"/>
        </w:rPr>
        <w:t>Retriever</w:t>
      </w:r>
      <w:r>
        <w:rPr>
          <w:rFonts w:eastAsia="仿宋_GB2312" w:cs="Arial"/>
          <w:iCs/>
          <w:sz w:val="28"/>
          <w:szCs w:val="28"/>
        </w:rPr>
        <w:t>）</w:t>
      </w:r>
      <w:r>
        <w:rPr>
          <w:rFonts w:eastAsia="仿宋_GB2312" w:cs="Arial"/>
          <w:b/>
          <w:iCs/>
          <w:sz w:val="28"/>
          <w:szCs w:val="28"/>
        </w:rPr>
        <w:t>:</w:t>
      </w:r>
    </w:p>
    <w:p w:rsidR="00160733" w:rsidRDefault="00160733" w:rsidP="00160733">
      <w:pPr>
        <w:widowControl/>
        <w:numPr>
          <w:ilvl w:val="1"/>
          <w:numId w:val="4"/>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iCs/>
          <w:sz w:val="28"/>
          <w:szCs w:val="28"/>
        </w:rPr>
        <w:t>检索器是</w:t>
      </w:r>
      <w:r>
        <w:rPr>
          <w:rFonts w:eastAsia="仿宋_GB2312" w:cs="Arial"/>
          <w:iCs/>
          <w:sz w:val="28"/>
          <w:szCs w:val="28"/>
        </w:rPr>
        <w:t>RAG</w:t>
      </w:r>
      <w:r>
        <w:rPr>
          <w:rFonts w:eastAsia="仿宋_GB2312" w:cs="Arial"/>
          <w:iCs/>
          <w:sz w:val="28"/>
          <w:szCs w:val="28"/>
        </w:rPr>
        <w:t>框架中的第一阶段，负责从大规模的知识库或语料库中检索与输入问题相关的信息。检索器可以采用不同的技术，如基于索引的检索、向量检索等，来快速有效地定位可能包含答案的文本片段或文档。通过检索器，</w:t>
      </w:r>
      <w:r>
        <w:rPr>
          <w:rFonts w:eastAsia="仿宋_GB2312" w:cs="Arial"/>
          <w:iCs/>
          <w:sz w:val="28"/>
          <w:szCs w:val="28"/>
        </w:rPr>
        <w:t>RAG</w:t>
      </w:r>
      <w:r>
        <w:rPr>
          <w:rFonts w:eastAsia="仿宋_GB2312" w:cs="Arial"/>
          <w:iCs/>
          <w:sz w:val="28"/>
          <w:szCs w:val="28"/>
        </w:rPr>
        <w:t>能够在生成答案前先获取到相关的信息候选集，为后续生成器提供更准确的输入</w:t>
      </w:r>
      <w:r>
        <w:rPr>
          <w:rFonts w:ascii="Segoe UI" w:hAnsi="Segoe UI" w:cs="Segoe UI"/>
          <w:kern w:val="0"/>
          <w:sz w:val="24"/>
        </w:rPr>
        <w:t>。</w:t>
      </w:r>
    </w:p>
    <w:p w:rsidR="00160733" w:rsidRDefault="00160733" w:rsidP="00160733">
      <w:pPr>
        <w:widowControl/>
        <w:numPr>
          <w:ilvl w:val="0"/>
          <w:numId w:val="4"/>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生成器（</w:t>
      </w:r>
      <w:r>
        <w:rPr>
          <w:rFonts w:eastAsia="仿宋_GB2312" w:cs="Arial"/>
          <w:b/>
          <w:iCs/>
          <w:sz w:val="28"/>
          <w:szCs w:val="28"/>
        </w:rPr>
        <w:t>Generator</w:t>
      </w:r>
      <w:r>
        <w:rPr>
          <w:rFonts w:eastAsia="仿宋_GB2312" w:cs="Arial"/>
          <w:b/>
          <w:iCs/>
          <w:sz w:val="28"/>
          <w:szCs w:val="28"/>
        </w:rPr>
        <w:t>）</w:t>
      </w:r>
      <w:r>
        <w:rPr>
          <w:rFonts w:eastAsia="仿宋_GB2312" w:cs="Arial"/>
          <w:b/>
          <w:iCs/>
          <w:sz w:val="28"/>
          <w:szCs w:val="28"/>
        </w:rPr>
        <w:t>:</w:t>
      </w:r>
    </w:p>
    <w:p w:rsidR="00160733" w:rsidRDefault="00160733" w:rsidP="00160733">
      <w:pPr>
        <w:widowControl/>
        <w:numPr>
          <w:ilvl w:val="1"/>
          <w:numId w:val="4"/>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生成器是</w:t>
      </w:r>
      <w:r>
        <w:rPr>
          <w:rFonts w:eastAsia="仿宋_GB2312" w:cs="Arial"/>
          <w:iCs/>
          <w:sz w:val="28"/>
          <w:szCs w:val="28"/>
        </w:rPr>
        <w:t>RAG</w:t>
      </w:r>
      <w:r>
        <w:rPr>
          <w:rFonts w:eastAsia="仿宋_GB2312" w:cs="Arial"/>
          <w:iCs/>
          <w:sz w:val="28"/>
          <w:szCs w:val="28"/>
        </w:rPr>
        <w:t>框架中的第二阶段，负责根据检索器提供的候选集生成最终的回答或文本。生成器通常基于神经网络模型，能够结合输入问题和检索到的信息，生成自然流畅的文本回答。生成器的设计旨在克服传统生成式模型的信息获取不足和生成不准确的问题，通过结合检索和生成的方法，提高生成的准确性和相关性。</w:t>
      </w:r>
    </w:p>
    <w:p w:rsidR="00160733" w:rsidRDefault="00160733" w:rsidP="00160733">
      <w:pPr>
        <w:widowControl/>
        <w:numPr>
          <w:ilvl w:val="0"/>
          <w:numId w:val="4"/>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交互式模块（</w:t>
      </w:r>
      <w:r>
        <w:rPr>
          <w:rFonts w:eastAsia="仿宋_GB2312" w:cs="Arial"/>
          <w:b/>
          <w:iCs/>
          <w:sz w:val="28"/>
          <w:szCs w:val="28"/>
        </w:rPr>
        <w:t>Interactive Module</w:t>
      </w:r>
      <w:r>
        <w:rPr>
          <w:rFonts w:eastAsia="仿宋_GB2312" w:cs="Arial"/>
          <w:b/>
          <w:iCs/>
          <w:sz w:val="28"/>
          <w:szCs w:val="28"/>
        </w:rPr>
        <w:t>）</w:t>
      </w:r>
      <w:r>
        <w:rPr>
          <w:rFonts w:eastAsia="仿宋_GB2312" w:cs="Arial"/>
          <w:b/>
          <w:iCs/>
          <w:sz w:val="28"/>
          <w:szCs w:val="28"/>
        </w:rPr>
        <w:t>:</w:t>
      </w:r>
    </w:p>
    <w:p w:rsidR="00160733" w:rsidRDefault="00160733" w:rsidP="00160733">
      <w:pPr>
        <w:widowControl/>
        <w:numPr>
          <w:ilvl w:val="1"/>
          <w:numId w:val="4"/>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RAG</w:t>
      </w:r>
      <w:r>
        <w:rPr>
          <w:rFonts w:eastAsia="仿宋_GB2312" w:cs="Arial"/>
          <w:iCs/>
          <w:sz w:val="28"/>
          <w:szCs w:val="28"/>
        </w:rPr>
        <w:t>框架还可以包含一个交互式模块，用于在生成答案时允许用户进行反馈或指导。这种交互式机制可以帮助</w:t>
      </w:r>
      <w:r>
        <w:rPr>
          <w:rFonts w:eastAsia="仿宋_GB2312" w:cs="Arial"/>
          <w:iCs/>
          <w:sz w:val="28"/>
          <w:szCs w:val="28"/>
        </w:rPr>
        <w:lastRenderedPageBreak/>
        <w:t>提高系统的性能和用户体验，使得生成的文本更符合用户需求。</w:t>
      </w:r>
    </w:p>
    <w:p w:rsidR="00160733" w:rsidRDefault="00160733" w:rsidP="00160733">
      <w:pPr>
        <w:widowControl/>
        <w:shd w:val="clear" w:color="auto" w:fill="FFFFFF"/>
        <w:spacing w:after="240"/>
        <w:ind w:firstLineChars="200" w:firstLine="560"/>
        <w:jc w:val="left"/>
        <w:rPr>
          <w:rFonts w:eastAsia="仿宋_GB2312" w:cs="Arial" w:hint="eastAsia"/>
          <w:iCs/>
          <w:sz w:val="28"/>
          <w:szCs w:val="28"/>
        </w:rPr>
      </w:pPr>
      <w:r>
        <w:rPr>
          <w:rFonts w:eastAsia="仿宋_GB2312" w:cs="Arial"/>
          <w:iCs/>
          <w:sz w:val="28"/>
          <w:szCs w:val="28"/>
        </w:rPr>
        <w:t>通过结合检索和生成两种方法，</w:t>
      </w:r>
      <w:r>
        <w:rPr>
          <w:rFonts w:eastAsia="仿宋_GB2312" w:cs="Arial"/>
          <w:iCs/>
          <w:sz w:val="28"/>
          <w:szCs w:val="28"/>
        </w:rPr>
        <w:t>RAG</w:t>
      </w:r>
      <w:r>
        <w:rPr>
          <w:rFonts w:eastAsia="仿宋_GB2312" w:cs="Arial"/>
          <w:iCs/>
          <w:sz w:val="28"/>
          <w:szCs w:val="28"/>
        </w:rPr>
        <w:t>技术架构能够有效地利用大规模知识库中的信息，并生成具有语义连贯性和准确性的文本回答。这种融合的方法使得</w:t>
      </w:r>
      <w:r>
        <w:rPr>
          <w:rFonts w:eastAsia="仿宋_GB2312" w:cs="Arial"/>
          <w:iCs/>
          <w:sz w:val="28"/>
          <w:szCs w:val="28"/>
        </w:rPr>
        <w:t>RAG</w:t>
      </w:r>
      <w:r>
        <w:rPr>
          <w:rFonts w:eastAsia="仿宋_GB2312" w:cs="Arial"/>
          <w:iCs/>
          <w:sz w:val="28"/>
          <w:szCs w:val="28"/>
        </w:rPr>
        <w:t>在自然语言处理任务中表现出色，为问答系统、文本摘要和对话系统等领域带来了更加高效和准确的解决方案。</w:t>
      </w:r>
    </w:p>
    <w:p w:rsidR="00160733" w:rsidRDefault="00160733" w:rsidP="00160733">
      <w:pPr>
        <w:pStyle w:val="2"/>
        <w:tabs>
          <w:tab w:val="left" w:pos="0"/>
        </w:tabs>
        <w:adjustRightInd/>
        <w:spacing w:before="120" w:after="120" w:line="360" w:lineRule="auto"/>
        <w:jc w:val="both"/>
        <w:textAlignment w:val="auto"/>
        <w:rPr>
          <w:rFonts w:ascii="Times New Roman" w:eastAsia="楷体_GB2312" w:hAnsi="Times New Roman" w:cs="楷体" w:hint="eastAsia"/>
          <w:b w:val="0"/>
          <w:sz w:val="30"/>
          <w:szCs w:val="30"/>
        </w:rPr>
      </w:pPr>
      <w:bookmarkStart w:id="16" w:name="_Toc25397"/>
      <w:bookmarkStart w:id="17" w:name="_Toc195950008"/>
      <w:bookmarkStart w:id="18" w:name="_Toc2737"/>
      <w:bookmarkStart w:id="19" w:name="_Toc14726"/>
      <w:bookmarkStart w:id="20" w:name="_Toc27813"/>
      <w:r>
        <w:rPr>
          <w:rFonts w:ascii="Times New Roman" w:eastAsia="楷体_GB2312" w:hAnsi="Times New Roman" w:cs="楷体"/>
          <w:b w:val="0"/>
          <w:sz w:val="30"/>
          <w:szCs w:val="30"/>
        </w:rPr>
        <w:lastRenderedPageBreak/>
        <w:t>1</w:t>
      </w:r>
      <w:r>
        <w:rPr>
          <w:rFonts w:ascii="Times New Roman" w:eastAsia="楷体_GB2312" w:hAnsi="Times New Roman" w:cs="楷体" w:hint="eastAsia"/>
          <w:b w:val="0"/>
          <w:sz w:val="30"/>
          <w:szCs w:val="30"/>
        </w:rPr>
        <w:t xml:space="preserve">.3 </w:t>
      </w:r>
      <w:r>
        <w:rPr>
          <w:rFonts w:ascii="Times New Roman" w:eastAsia="楷体_GB2312" w:hAnsi="Times New Roman" w:cs="楷体" w:hint="eastAsia"/>
          <w:b w:val="0"/>
          <w:color w:val="000000"/>
          <w:sz w:val="30"/>
          <w:szCs w:val="30"/>
        </w:rPr>
        <w:t>系统数据架构</w:t>
      </w:r>
      <w:bookmarkEnd w:id="16"/>
      <w:bookmarkEnd w:id="17"/>
      <w:bookmarkEnd w:id="18"/>
      <w:bookmarkEnd w:id="19"/>
      <w:bookmarkEnd w:id="20"/>
    </w:p>
    <w:p w:rsidR="00160733" w:rsidRDefault="00160733" w:rsidP="00160733">
      <w:pPr>
        <w:tabs>
          <w:tab w:val="left" w:pos="1220"/>
        </w:tabs>
        <w:ind w:firstLineChars="200" w:firstLine="600"/>
        <w:rPr>
          <w:rFonts w:eastAsia="仿宋_GB2312" w:cs="Arial" w:hint="eastAsia"/>
          <w:iCs/>
          <w:sz w:val="30"/>
          <w:szCs w:val="30"/>
        </w:rPr>
      </w:pPr>
      <w:r>
        <w:rPr>
          <w:rFonts w:eastAsia="仿宋_GB2312" w:cs="Arial"/>
          <w:iCs/>
          <w:noProof/>
          <w:sz w:val="30"/>
          <w:szCs w:val="30"/>
        </w:rPr>
        <w:drawing>
          <wp:inline distT="0" distB="0" distL="0" distR="0">
            <wp:extent cx="4325620" cy="5979160"/>
            <wp:effectExtent l="0" t="0" r="0" b="2540"/>
            <wp:docPr id="2" name="图片 2" descr="乙二醇日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乙二醇日报流程图"/>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5620" cy="5979160"/>
                    </a:xfrm>
                    <a:prstGeom prst="rect">
                      <a:avLst/>
                    </a:prstGeom>
                    <a:noFill/>
                    <a:ln>
                      <a:noFill/>
                    </a:ln>
                  </pic:spPr>
                </pic:pic>
              </a:graphicData>
            </a:graphic>
          </wp:inline>
        </w:drawing>
      </w:r>
    </w:p>
    <w:p w:rsidR="00160733" w:rsidRDefault="00160733" w:rsidP="00160733">
      <w:pPr>
        <w:tabs>
          <w:tab w:val="left" w:pos="1220"/>
        </w:tabs>
        <w:ind w:firstLineChars="200" w:firstLine="480"/>
        <w:jc w:val="center"/>
        <w:rPr>
          <w:rFonts w:eastAsia="仿宋_GB2312" w:cs="Arial"/>
          <w:iCs/>
          <w:sz w:val="24"/>
        </w:rPr>
      </w:pPr>
      <w:r>
        <w:rPr>
          <w:rFonts w:eastAsia="仿宋_GB2312" w:cs="Arial"/>
          <w:iCs/>
          <w:sz w:val="24"/>
        </w:rPr>
        <w:t>图</w:t>
      </w:r>
      <w:r>
        <w:rPr>
          <w:rFonts w:eastAsia="仿宋_GB2312" w:cs="Arial" w:hint="eastAsia"/>
          <w:iCs/>
          <w:sz w:val="24"/>
        </w:rPr>
        <w:t>3</w:t>
      </w:r>
      <w:r>
        <w:rPr>
          <w:rFonts w:eastAsia="仿宋_GB2312" w:cs="Arial"/>
          <w:iCs/>
          <w:sz w:val="24"/>
        </w:rPr>
        <w:t xml:space="preserve">. </w:t>
      </w:r>
      <w:r>
        <w:rPr>
          <w:rFonts w:eastAsia="仿宋_GB2312" w:cs="Arial" w:hint="eastAsia"/>
          <w:iCs/>
          <w:sz w:val="24"/>
        </w:rPr>
        <w:t>期货智能日报系统数据架构</w:t>
      </w:r>
    </w:p>
    <w:p w:rsidR="00160733" w:rsidRDefault="00160733" w:rsidP="00160733">
      <w:pPr>
        <w:tabs>
          <w:tab w:val="left" w:pos="1220"/>
        </w:tabs>
        <w:ind w:firstLineChars="200" w:firstLine="560"/>
        <w:rPr>
          <w:rFonts w:eastAsia="仿宋_GB2312" w:cs="Arial"/>
          <w:iCs/>
          <w:sz w:val="30"/>
          <w:szCs w:val="30"/>
        </w:rPr>
      </w:pPr>
      <w:r>
        <w:rPr>
          <w:rFonts w:eastAsia="仿宋_GB2312" w:cs="Arial"/>
          <w:iCs/>
          <w:sz w:val="28"/>
          <w:szCs w:val="28"/>
        </w:rPr>
        <w:t>期货智能报告系统的数据架构是系统中一个非常重要的部分，它涉及到数据的存储、处理和管理。以下是包含在期货智能报告系统数据架构中的关键组成部分</w:t>
      </w:r>
      <w:r>
        <w:rPr>
          <w:rFonts w:eastAsia="仿宋_GB2312" w:cs="Arial" w:hint="eastAsia"/>
          <w:iCs/>
          <w:sz w:val="28"/>
          <w:szCs w:val="28"/>
        </w:rPr>
        <w:t>。</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数据源：</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hint="eastAsia"/>
          <w:iCs/>
          <w:sz w:val="28"/>
          <w:szCs w:val="28"/>
        </w:rPr>
        <w:lastRenderedPageBreak/>
        <w:t>通过各种渠道获取源数据（</w:t>
      </w:r>
      <w:r>
        <w:rPr>
          <w:rFonts w:eastAsia="仿宋_GB2312" w:cs="Arial"/>
          <w:iCs/>
          <w:sz w:val="28"/>
          <w:szCs w:val="28"/>
        </w:rPr>
        <w:t>包括来自期货市场、交易所、金融机构等</w:t>
      </w:r>
      <w:r>
        <w:rPr>
          <w:rFonts w:eastAsia="仿宋_GB2312" w:cs="Arial" w:hint="eastAsia"/>
          <w:iCs/>
          <w:sz w:val="28"/>
          <w:szCs w:val="28"/>
        </w:rPr>
        <w:t>）</w:t>
      </w:r>
      <w:r>
        <w:rPr>
          <w:rFonts w:eastAsia="仿宋_GB2312" w:cs="Arial"/>
          <w:iCs/>
          <w:sz w:val="28"/>
          <w:szCs w:val="28"/>
        </w:rPr>
        <w:t>，如交易数据、市场行情数据、财务数据等</w:t>
      </w:r>
      <w:r>
        <w:rPr>
          <w:rFonts w:ascii="Segoe UI" w:hAnsi="Segoe UI" w:cs="Segoe UI"/>
          <w:kern w:val="0"/>
          <w:sz w:val="24"/>
        </w:rPr>
        <w:t>。</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数据存储：</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采用关系型数据库（如</w:t>
      </w:r>
      <w:r>
        <w:rPr>
          <w:rFonts w:eastAsia="仿宋_GB2312" w:cs="Arial"/>
          <w:iCs/>
          <w:sz w:val="28"/>
          <w:szCs w:val="28"/>
        </w:rPr>
        <w:t>MySQL</w:t>
      </w:r>
      <w:r>
        <w:rPr>
          <w:rFonts w:eastAsia="仿宋_GB2312" w:cs="Arial"/>
          <w:iCs/>
          <w:sz w:val="28"/>
          <w:szCs w:val="28"/>
        </w:rPr>
        <w:t>、</w:t>
      </w:r>
      <w:r>
        <w:rPr>
          <w:rFonts w:eastAsia="仿宋_GB2312" w:cs="Arial"/>
          <w:iCs/>
          <w:sz w:val="28"/>
          <w:szCs w:val="28"/>
        </w:rPr>
        <w:t>PostgreSQL</w:t>
      </w:r>
      <w:r>
        <w:rPr>
          <w:rFonts w:eastAsia="仿宋_GB2312" w:cs="Arial"/>
          <w:iCs/>
          <w:sz w:val="28"/>
          <w:szCs w:val="28"/>
        </w:rPr>
        <w:t>）、</w:t>
      </w:r>
      <w:r>
        <w:rPr>
          <w:rFonts w:eastAsia="仿宋_GB2312" w:cs="Arial"/>
          <w:iCs/>
          <w:sz w:val="28"/>
          <w:szCs w:val="28"/>
        </w:rPr>
        <w:t>NoSQL</w:t>
      </w:r>
      <w:r>
        <w:rPr>
          <w:rFonts w:eastAsia="仿宋_GB2312" w:cs="Arial"/>
          <w:iCs/>
          <w:sz w:val="28"/>
          <w:szCs w:val="28"/>
        </w:rPr>
        <w:t>数据库（如</w:t>
      </w:r>
      <w:r>
        <w:rPr>
          <w:rFonts w:eastAsia="仿宋_GB2312" w:cs="Arial"/>
          <w:iCs/>
          <w:sz w:val="28"/>
          <w:szCs w:val="28"/>
        </w:rPr>
        <w:t>MongoDB</w:t>
      </w:r>
      <w:r>
        <w:rPr>
          <w:rFonts w:eastAsia="仿宋_GB2312" w:cs="Arial"/>
          <w:iCs/>
          <w:sz w:val="28"/>
          <w:szCs w:val="28"/>
        </w:rPr>
        <w:t>、</w:t>
      </w:r>
      <w:proofErr w:type="spellStart"/>
      <w:r>
        <w:rPr>
          <w:rFonts w:eastAsia="仿宋_GB2312" w:cs="Arial"/>
          <w:iCs/>
          <w:sz w:val="28"/>
          <w:szCs w:val="28"/>
        </w:rPr>
        <w:t>Redis</w:t>
      </w:r>
      <w:proofErr w:type="spellEnd"/>
      <w:r>
        <w:rPr>
          <w:rFonts w:eastAsia="仿宋_GB2312" w:cs="Arial"/>
          <w:iCs/>
          <w:sz w:val="28"/>
          <w:szCs w:val="28"/>
        </w:rPr>
        <w:t>）或数据湖（如</w:t>
      </w:r>
      <w:r>
        <w:rPr>
          <w:rFonts w:eastAsia="仿宋_GB2312" w:cs="Arial"/>
          <w:iCs/>
          <w:sz w:val="28"/>
          <w:szCs w:val="28"/>
        </w:rPr>
        <w:t>Hadoop</w:t>
      </w:r>
      <w:r>
        <w:rPr>
          <w:rFonts w:eastAsia="仿宋_GB2312" w:cs="Arial"/>
          <w:iCs/>
          <w:sz w:val="28"/>
          <w:szCs w:val="28"/>
        </w:rPr>
        <w:t>、</w:t>
      </w:r>
      <w:r>
        <w:rPr>
          <w:rFonts w:eastAsia="仿宋_GB2312" w:cs="Arial"/>
          <w:iCs/>
          <w:sz w:val="28"/>
          <w:szCs w:val="28"/>
        </w:rPr>
        <w:t>AWS S3</w:t>
      </w:r>
      <w:r>
        <w:rPr>
          <w:rFonts w:eastAsia="仿宋_GB2312" w:cs="Arial"/>
          <w:iCs/>
          <w:sz w:val="28"/>
          <w:szCs w:val="28"/>
        </w:rPr>
        <w:t>）等进行数据存储。</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数据处理与转换：</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自定义数据处理流程来实现数据处理与转换</w:t>
      </w:r>
      <w:r>
        <w:rPr>
          <w:rFonts w:eastAsia="仿宋_GB2312" w:cs="Arial" w:hint="eastAsia"/>
          <w:iCs/>
          <w:sz w:val="28"/>
          <w:szCs w:val="28"/>
        </w:rPr>
        <w:t>，</w:t>
      </w:r>
      <w:r>
        <w:rPr>
          <w:rFonts w:eastAsia="仿宋_GB2312" w:cs="Arial"/>
          <w:iCs/>
          <w:sz w:val="28"/>
          <w:szCs w:val="28"/>
        </w:rPr>
        <w:t>包括数据清洗、数据转换、数据集成等功能，用于将原始数据处理成系统可用的格式。</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数据分析与挖掘：</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iCs/>
          <w:sz w:val="28"/>
          <w:szCs w:val="28"/>
        </w:rPr>
        <w:t>使用数据分析工具（如</w:t>
      </w:r>
      <w:r>
        <w:rPr>
          <w:rFonts w:eastAsia="仿宋_GB2312" w:cs="Arial"/>
          <w:iCs/>
          <w:sz w:val="28"/>
          <w:szCs w:val="28"/>
        </w:rPr>
        <w:t>Python</w:t>
      </w:r>
      <w:r>
        <w:rPr>
          <w:rFonts w:eastAsia="仿宋_GB2312" w:cs="Arial"/>
          <w:iCs/>
          <w:sz w:val="28"/>
          <w:szCs w:val="28"/>
        </w:rPr>
        <w:t>的</w:t>
      </w:r>
      <w:r>
        <w:rPr>
          <w:rFonts w:eastAsia="仿宋_GB2312" w:cs="Arial"/>
          <w:iCs/>
          <w:sz w:val="28"/>
          <w:szCs w:val="28"/>
        </w:rPr>
        <w:t>Pandas</w:t>
      </w:r>
      <w:r>
        <w:rPr>
          <w:rFonts w:eastAsia="仿宋_GB2312" w:cs="Arial"/>
          <w:iCs/>
          <w:sz w:val="28"/>
          <w:szCs w:val="28"/>
        </w:rPr>
        <w:t>、</w:t>
      </w:r>
      <w:proofErr w:type="spellStart"/>
      <w:r>
        <w:rPr>
          <w:rFonts w:eastAsia="仿宋_GB2312" w:cs="Arial"/>
          <w:iCs/>
          <w:sz w:val="28"/>
          <w:szCs w:val="28"/>
        </w:rPr>
        <w:t>Scikit</w:t>
      </w:r>
      <w:proofErr w:type="spellEnd"/>
      <w:r>
        <w:rPr>
          <w:rFonts w:eastAsia="仿宋_GB2312" w:cs="Arial"/>
          <w:iCs/>
          <w:sz w:val="28"/>
          <w:szCs w:val="28"/>
        </w:rPr>
        <w:t>-learn</w:t>
      </w:r>
      <w:r>
        <w:rPr>
          <w:rFonts w:eastAsia="仿宋_GB2312" w:cs="Arial"/>
          <w:iCs/>
          <w:sz w:val="28"/>
          <w:szCs w:val="28"/>
        </w:rPr>
        <w:t>）</w:t>
      </w:r>
      <w:r>
        <w:rPr>
          <w:rFonts w:eastAsia="仿宋_GB2312" w:cs="Arial" w:hint="eastAsia"/>
          <w:iCs/>
          <w:sz w:val="28"/>
          <w:szCs w:val="28"/>
        </w:rPr>
        <w:t>以及</w:t>
      </w:r>
      <w:r>
        <w:rPr>
          <w:rFonts w:eastAsia="仿宋_GB2312" w:cs="Arial"/>
          <w:iCs/>
          <w:sz w:val="28"/>
          <w:szCs w:val="28"/>
        </w:rPr>
        <w:t>自定义算法来进行数据分析</w:t>
      </w:r>
      <w:r>
        <w:rPr>
          <w:rFonts w:eastAsia="仿宋_GB2312" w:cs="Arial" w:hint="eastAsia"/>
          <w:iCs/>
          <w:sz w:val="28"/>
          <w:szCs w:val="28"/>
        </w:rPr>
        <w:t>，</w:t>
      </w:r>
      <w:r>
        <w:rPr>
          <w:rFonts w:eastAsia="仿宋_GB2312" w:cs="Arial"/>
          <w:iCs/>
          <w:sz w:val="28"/>
          <w:szCs w:val="28"/>
        </w:rPr>
        <w:t>包括数据挖掘、机器学习、统计分析等技术，用于从数据中提取有用信息、进行趋势分析和预测等。</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数据集成与</w:t>
      </w:r>
      <w:r>
        <w:rPr>
          <w:rFonts w:eastAsia="仿宋_GB2312" w:cs="Arial"/>
          <w:iCs/>
          <w:sz w:val="28"/>
          <w:szCs w:val="28"/>
        </w:rPr>
        <w:t>API</w:t>
      </w:r>
      <w:r>
        <w:rPr>
          <w:rFonts w:eastAsia="仿宋_GB2312" w:cs="Arial"/>
          <w:iCs/>
          <w:sz w:val="28"/>
          <w:szCs w:val="28"/>
        </w:rPr>
        <w:t>：</w:t>
      </w:r>
      <w:r>
        <w:rPr>
          <w:rFonts w:eastAsia="仿宋_GB2312" w:cs="Arial" w:hint="eastAsia"/>
          <w:iCs/>
          <w:sz w:val="28"/>
          <w:szCs w:val="28"/>
        </w:rPr>
        <w:t xml:space="preserve"> </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需要与外部数据源或其他系统进行集成，以获取更全面的数据支持。</w:t>
      </w:r>
    </w:p>
    <w:p w:rsidR="00160733" w:rsidRDefault="00160733" w:rsidP="00160733">
      <w:pPr>
        <w:widowControl/>
        <w:numPr>
          <w:ilvl w:val="0"/>
          <w:numId w:val="5"/>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lastRenderedPageBreak/>
        <w:t>报告生成与展示：</w:t>
      </w:r>
    </w:p>
    <w:p w:rsidR="00160733" w:rsidRDefault="00160733" w:rsidP="00160733">
      <w:pPr>
        <w:widowControl/>
        <w:numPr>
          <w:ilvl w:val="1"/>
          <w:numId w:val="5"/>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将经过数据处理和分析的结果生成报告，</w:t>
      </w:r>
      <w:r>
        <w:rPr>
          <w:rFonts w:eastAsia="仿宋_GB2312" w:cs="Arial" w:hint="eastAsia"/>
          <w:iCs/>
          <w:sz w:val="28"/>
          <w:szCs w:val="28"/>
        </w:rPr>
        <w:t>辅以</w:t>
      </w:r>
      <w:r>
        <w:rPr>
          <w:rFonts w:eastAsia="仿宋_GB2312" w:cs="Arial"/>
          <w:iCs/>
          <w:sz w:val="28"/>
          <w:szCs w:val="28"/>
        </w:rPr>
        <w:t>报告模板设计、图表生成、自然语言处理等功能</w:t>
      </w:r>
      <w:r>
        <w:rPr>
          <w:rFonts w:eastAsia="仿宋_GB2312" w:cs="Arial" w:hint="eastAsia"/>
          <w:iCs/>
          <w:sz w:val="28"/>
          <w:szCs w:val="28"/>
        </w:rPr>
        <w:t>，</w:t>
      </w:r>
      <w:r>
        <w:rPr>
          <w:rFonts w:eastAsia="仿宋_GB2312" w:cs="Arial"/>
          <w:iCs/>
          <w:sz w:val="28"/>
          <w:szCs w:val="28"/>
        </w:rPr>
        <w:t>并提供用户可视化展示。</w:t>
      </w:r>
    </w:p>
    <w:p w:rsidR="00160733" w:rsidRDefault="00160733" w:rsidP="00160733">
      <w:pPr>
        <w:pStyle w:val="2"/>
        <w:tabs>
          <w:tab w:val="left" w:pos="0"/>
        </w:tabs>
        <w:adjustRightInd/>
        <w:spacing w:before="120" w:after="120" w:line="360" w:lineRule="auto"/>
        <w:jc w:val="both"/>
        <w:textAlignment w:val="auto"/>
        <w:rPr>
          <w:rFonts w:ascii="Times New Roman" w:eastAsia="楷体_GB2312" w:hAnsi="Times New Roman" w:cs="楷体" w:hint="eastAsia"/>
          <w:b w:val="0"/>
          <w:i/>
          <w:iCs/>
          <w:color w:val="FF0000"/>
          <w:sz w:val="30"/>
          <w:szCs w:val="30"/>
        </w:rPr>
      </w:pPr>
      <w:bookmarkStart w:id="21" w:name="_Toc4712"/>
      <w:bookmarkStart w:id="22" w:name="_Toc26256"/>
      <w:bookmarkStart w:id="23" w:name="_Toc30466"/>
      <w:bookmarkStart w:id="24" w:name="_Toc13315"/>
      <w:r>
        <w:rPr>
          <w:rFonts w:ascii="Times New Roman" w:eastAsia="楷体_GB2312" w:hAnsi="Times New Roman" w:cs="楷体"/>
          <w:b w:val="0"/>
          <w:i/>
          <w:iCs/>
          <w:sz w:val="30"/>
          <w:szCs w:val="30"/>
        </w:rPr>
        <w:t>1</w:t>
      </w:r>
      <w:r>
        <w:rPr>
          <w:rFonts w:ascii="Times New Roman" w:eastAsia="楷体_GB2312" w:hAnsi="Times New Roman" w:cs="楷体" w:hint="eastAsia"/>
          <w:b w:val="0"/>
          <w:iCs/>
          <w:sz w:val="30"/>
          <w:szCs w:val="30"/>
        </w:rPr>
        <w:t>.4</w:t>
      </w:r>
      <w:r>
        <w:rPr>
          <w:rFonts w:ascii="Times New Roman" w:eastAsia="楷体_GB2312" w:hAnsi="Times New Roman" w:cs="楷体" w:hint="eastAsia"/>
          <w:b w:val="0"/>
          <w:color w:val="000000"/>
          <w:sz w:val="30"/>
          <w:szCs w:val="30"/>
        </w:rPr>
        <w:t xml:space="preserve"> </w:t>
      </w:r>
      <w:r>
        <w:rPr>
          <w:rFonts w:ascii="Times New Roman" w:eastAsia="楷体_GB2312" w:hAnsi="Times New Roman" w:cs="楷体" w:hint="eastAsia"/>
          <w:b w:val="0"/>
          <w:color w:val="000000"/>
          <w:sz w:val="30"/>
          <w:szCs w:val="30"/>
        </w:rPr>
        <w:t>系统安全架构</w:t>
      </w:r>
      <w:bookmarkEnd w:id="21"/>
      <w:bookmarkEnd w:id="22"/>
      <w:bookmarkEnd w:id="23"/>
      <w:bookmarkEnd w:id="24"/>
    </w:p>
    <w:p w:rsidR="00160733" w:rsidRDefault="00160733" w:rsidP="00160733">
      <w:pPr>
        <w:ind w:firstLineChars="200" w:firstLine="420"/>
        <w:jc w:val="center"/>
        <w:rPr>
          <w:rFonts w:eastAsia="仿宋_GB2312" w:cs="Arial"/>
          <w:i/>
          <w:sz w:val="30"/>
          <w:szCs w:val="30"/>
        </w:rPr>
      </w:pPr>
      <w:r>
        <w:rPr>
          <w:noProof/>
        </w:rPr>
        <w:drawing>
          <wp:inline distT="0" distB="0" distL="0" distR="0">
            <wp:extent cx="5271770" cy="2814955"/>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1770" cy="2814955"/>
                    </a:xfrm>
                    <a:prstGeom prst="rect">
                      <a:avLst/>
                    </a:prstGeom>
                    <a:noFill/>
                    <a:ln>
                      <a:noFill/>
                    </a:ln>
                  </pic:spPr>
                </pic:pic>
              </a:graphicData>
            </a:graphic>
          </wp:inline>
        </w:drawing>
      </w:r>
    </w:p>
    <w:p w:rsidR="00160733" w:rsidRDefault="00160733" w:rsidP="00160733">
      <w:pPr>
        <w:tabs>
          <w:tab w:val="left" w:pos="1220"/>
        </w:tabs>
        <w:ind w:firstLineChars="200" w:firstLine="480"/>
        <w:jc w:val="center"/>
        <w:rPr>
          <w:rFonts w:eastAsia="仿宋_GB2312" w:cs="Arial" w:hint="eastAsia"/>
          <w:iCs/>
          <w:sz w:val="24"/>
        </w:rPr>
      </w:pPr>
      <w:r>
        <w:rPr>
          <w:rFonts w:eastAsia="仿宋_GB2312" w:cs="Arial"/>
          <w:iCs/>
          <w:sz w:val="24"/>
        </w:rPr>
        <w:t>图</w:t>
      </w:r>
      <w:r>
        <w:rPr>
          <w:rFonts w:eastAsia="仿宋_GB2312" w:cs="Arial" w:hint="eastAsia"/>
          <w:iCs/>
          <w:sz w:val="24"/>
        </w:rPr>
        <w:t>4</w:t>
      </w:r>
      <w:r>
        <w:rPr>
          <w:rFonts w:eastAsia="仿宋_GB2312" w:cs="Arial"/>
          <w:iCs/>
          <w:sz w:val="24"/>
        </w:rPr>
        <w:t xml:space="preserve">. </w:t>
      </w:r>
      <w:r>
        <w:rPr>
          <w:rFonts w:eastAsia="仿宋_GB2312" w:cs="Arial" w:hint="eastAsia"/>
          <w:iCs/>
          <w:sz w:val="24"/>
        </w:rPr>
        <w:t>智能期货日报系统安全架构</w:t>
      </w:r>
    </w:p>
    <w:p w:rsidR="00160733" w:rsidRDefault="00160733" w:rsidP="00160733">
      <w:pPr>
        <w:widowControl/>
        <w:shd w:val="clear" w:color="auto" w:fill="FFFFFF"/>
        <w:spacing w:after="240"/>
        <w:ind w:firstLineChars="200" w:firstLine="560"/>
        <w:jc w:val="left"/>
        <w:rPr>
          <w:rFonts w:eastAsia="仿宋_GB2312" w:cs="Arial"/>
          <w:iCs/>
          <w:sz w:val="28"/>
          <w:szCs w:val="28"/>
        </w:rPr>
      </w:pPr>
      <w:r>
        <w:rPr>
          <w:rFonts w:eastAsia="仿宋_GB2312" w:cs="Arial"/>
          <w:iCs/>
          <w:sz w:val="28"/>
          <w:szCs w:val="28"/>
        </w:rPr>
        <w:t>系统安全架构图是系统设计中的一个重要组成部分，用于展示系统中各种安全措施、组件和流程的关系和交互。通过细致的安全架构设计，系统可以更好地保护用户数据、业务资产和系统功能，确保系统的可靠性和安全性。</w:t>
      </w:r>
    </w:p>
    <w:p w:rsidR="00160733" w:rsidRDefault="00160733" w:rsidP="00160733">
      <w:pPr>
        <w:widowControl/>
        <w:shd w:val="clear" w:color="auto" w:fill="FFFFFF"/>
        <w:spacing w:after="240"/>
        <w:ind w:firstLineChars="200" w:firstLine="560"/>
        <w:jc w:val="left"/>
        <w:rPr>
          <w:rFonts w:eastAsia="仿宋_GB2312" w:cs="Arial"/>
          <w:iCs/>
          <w:sz w:val="28"/>
          <w:szCs w:val="28"/>
        </w:rPr>
      </w:pPr>
      <w:r>
        <w:rPr>
          <w:rFonts w:eastAsia="仿宋_GB2312" w:cs="Arial"/>
          <w:iCs/>
          <w:sz w:val="28"/>
          <w:szCs w:val="28"/>
        </w:rPr>
        <w:t>在系统安全架构图中，通常包括以下要素：</w:t>
      </w:r>
    </w:p>
    <w:p w:rsidR="00160733" w:rsidRDefault="00160733" w:rsidP="00160733">
      <w:pPr>
        <w:widowControl/>
        <w:numPr>
          <w:ilvl w:val="0"/>
          <w:numId w:val="6"/>
        </w:numPr>
        <w:shd w:val="clear" w:color="auto" w:fill="FFFFFF"/>
        <w:tabs>
          <w:tab w:val="left" w:pos="720"/>
        </w:tabs>
        <w:spacing w:before="240" w:after="240"/>
        <w:jc w:val="left"/>
        <w:rPr>
          <w:rFonts w:ascii="Segoe UI" w:hAnsi="Segoe UI" w:cs="Segoe UI"/>
          <w:b/>
          <w:kern w:val="0"/>
          <w:sz w:val="24"/>
        </w:rPr>
      </w:pPr>
      <w:r>
        <w:rPr>
          <w:rFonts w:eastAsia="仿宋_GB2312" w:cs="Arial"/>
          <w:b/>
          <w:iCs/>
          <w:sz w:val="28"/>
          <w:szCs w:val="28"/>
        </w:rPr>
        <w:t>身份认证和访问控制</w:t>
      </w:r>
      <w:r>
        <w:rPr>
          <w:rFonts w:eastAsia="仿宋_GB2312" w:cs="Arial"/>
          <w:b/>
          <w:iCs/>
          <w:sz w:val="28"/>
          <w:szCs w:val="28"/>
        </w:rPr>
        <w:t>:</w:t>
      </w:r>
    </w:p>
    <w:p w:rsidR="00160733" w:rsidRDefault="00160733" w:rsidP="00160733">
      <w:pPr>
        <w:widowControl/>
        <w:numPr>
          <w:ilvl w:val="1"/>
          <w:numId w:val="6"/>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iCs/>
          <w:sz w:val="28"/>
          <w:szCs w:val="28"/>
        </w:rPr>
        <w:lastRenderedPageBreak/>
        <w:t>系统中的身份认证和访问控制模块用于验证用户身份，并控制其对系统资源的访问权限。这些模块可能包括单点登录、多因素认证、角色管理等功能，确保只有授权用户可以访问系统的敏感信息和功能。</w:t>
      </w:r>
    </w:p>
    <w:p w:rsidR="00160733" w:rsidRDefault="00160733" w:rsidP="00160733">
      <w:pPr>
        <w:widowControl/>
        <w:numPr>
          <w:ilvl w:val="0"/>
          <w:numId w:val="6"/>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数据加密和传输安全</w:t>
      </w:r>
      <w:r>
        <w:rPr>
          <w:rFonts w:eastAsia="仿宋_GB2312" w:cs="Arial"/>
          <w:b/>
          <w:iCs/>
          <w:sz w:val="28"/>
          <w:szCs w:val="28"/>
        </w:rPr>
        <w:t>:</w:t>
      </w:r>
    </w:p>
    <w:p w:rsidR="00160733" w:rsidRDefault="00160733" w:rsidP="00160733">
      <w:pPr>
        <w:widowControl/>
        <w:numPr>
          <w:ilvl w:val="1"/>
          <w:numId w:val="6"/>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数据加密和传输安全模块用于保护数据在传输和存储过程中的安全性。通过使用加密算法、</w:t>
      </w:r>
      <w:r>
        <w:rPr>
          <w:rFonts w:eastAsia="仿宋_GB2312" w:cs="Arial"/>
          <w:iCs/>
          <w:sz w:val="28"/>
          <w:szCs w:val="28"/>
        </w:rPr>
        <w:t>SSL/TLS</w:t>
      </w:r>
      <w:r>
        <w:rPr>
          <w:rFonts w:eastAsia="仿宋_GB2312" w:cs="Arial"/>
          <w:iCs/>
          <w:sz w:val="28"/>
          <w:szCs w:val="28"/>
        </w:rPr>
        <w:t>协议等技术，系统可以确保数据在传输和存储过程中不被恶意窃取或篡改。</w:t>
      </w:r>
    </w:p>
    <w:p w:rsidR="00160733" w:rsidRDefault="00160733" w:rsidP="00160733">
      <w:pPr>
        <w:widowControl/>
        <w:numPr>
          <w:ilvl w:val="0"/>
          <w:numId w:val="6"/>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安全审计和监控</w:t>
      </w:r>
      <w:r>
        <w:rPr>
          <w:rFonts w:eastAsia="仿宋_GB2312" w:cs="Arial"/>
          <w:b/>
          <w:iCs/>
          <w:sz w:val="28"/>
          <w:szCs w:val="28"/>
        </w:rPr>
        <w:t>:</w:t>
      </w:r>
    </w:p>
    <w:p w:rsidR="00160733" w:rsidRDefault="00160733" w:rsidP="00160733">
      <w:pPr>
        <w:widowControl/>
        <w:numPr>
          <w:ilvl w:val="1"/>
          <w:numId w:val="6"/>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安全审计和监控模块用于记录系统操作日志、监控系统性能和安全事件，以及实时检测和响应安全威胁。这些模块可以帮助系统管理员及时发现异常行为、安全漏洞和攻击行为，保障系统的安全性。</w:t>
      </w:r>
    </w:p>
    <w:p w:rsidR="00160733" w:rsidRDefault="00160733" w:rsidP="00160733">
      <w:pPr>
        <w:widowControl/>
        <w:numPr>
          <w:ilvl w:val="0"/>
          <w:numId w:val="6"/>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t>漏洞管理和应急响应</w:t>
      </w:r>
      <w:r>
        <w:rPr>
          <w:rFonts w:eastAsia="仿宋_GB2312" w:cs="Arial"/>
          <w:b/>
          <w:iCs/>
          <w:sz w:val="28"/>
          <w:szCs w:val="28"/>
        </w:rPr>
        <w:t>:</w:t>
      </w:r>
    </w:p>
    <w:p w:rsidR="00160733" w:rsidRDefault="00160733" w:rsidP="00160733">
      <w:pPr>
        <w:widowControl/>
        <w:numPr>
          <w:ilvl w:val="1"/>
          <w:numId w:val="6"/>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漏洞管理和应急响应模块用于定期检测系统中的安全漏洞、及时修复漏洞并响应安全事件。通过建立漏洞管理流程、应急响应计划和备份恢复策略，系统可以降低遭受攻击的风险，保障系统的稳定性和可靠性。</w:t>
      </w:r>
    </w:p>
    <w:p w:rsidR="00160733" w:rsidRDefault="00160733" w:rsidP="00160733">
      <w:pPr>
        <w:widowControl/>
        <w:numPr>
          <w:ilvl w:val="0"/>
          <w:numId w:val="6"/>
        </w:numPr>
        <w:shd w:val="clear" w:color="auto" w:fill="FFFFFF"/>
        <w:tabs>
          <w:tab w:val="left" w:pos="720"/>
        </w:tabs>
        <w:spacing w:before="240" w:after="240"/>
        <w:jc w:val="left"/>
        <w:rPr>
          <w:rFonts w:eastAsia="仿宋_GB2312" w:cs="Arial"/>
          <w:b/>
          <w:iCs/>
          <w:sz w:val="28"/>
          <w:szCs w:val="28"/>
        </w:rPr>
      </w:pPr>
      <w:r>
        <w:rPr>
          <w:rFonts w:eastAsia="仿宋_GB2312" w:cs="Arial"/>
          <w:b/>
          <w:iCs/>
          <w:sz w:val="28"/>
          <w:szCs w:val="28"/>
        </w:rPr>
        <w:lastRenderedPageBreak/>
        <w:t>物理安全和环境安全</w:t>
      </w:r>
      <w:r>
        <w:rPr>
          <w:rFonts w:eastAsia="仿宋_GB2312" w:cs="Arial"/>
          <w:b/>
          <w:iCs/>
          <w:sz w:val="28"/>
          <w:szCs w:val="28"/>
        </w:rPr>
        <w:t>:</w:t>
      </w:r>
    </w:p>
    <w:p w:rsidR="00160733" w:rsidRDefault="00160733" w:rsidP="00160733">
      <w:pPr>
        <w:widowControl/>
        <w:numPr>
          <w:ilvl w:val="1"/>
          <w:numId w:val="6"/>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物理安全和环境安全模块包括对服务器设备、数据中心和网络设备等基础设施的安全保护。通过采取访问控制、监控摄像、灾难恢复等措施，系统可以防止物理入侵、灾难性事件对系统造成的影响。</w:t>
      </w:r>
    </w:p>
    <w:p w:rsidR="00160733" w:rsidRDefault="00160733" w:rsidP="00160733">
      <w:pPr>
        <w:widowControl/>
        <w:shd w:val="clear" w:color="auto" w:fill="FFFFFF"/>
        <w:spacing w:after="240"/>
        <w:ind w:firstLineChars="200" w:firstLine="560"/>
        <w:jc w:val="left"/>
        <w:rPr>
          <w:rFonts w:eastAsia="仿宋_GB2312" w:cs="Arial" w:hint="eastAsia"/>
          <w:iCs/>
          <w:sz w:val="28"/>
          <w:szCs w:val="28"/>
        </w:rPr>
      </w:pPr>
      <w:r>
        <w:rPr>
          <w:rFonts w:eastAsia="仿宋_GB2312" w:cs="Arial"/>
          <w:iCs/>
          <w:sz w:val="28"/>
          <w:szCs w:val="28"/>
        </w:rPr>
        <w:t>综上所述，系统安全架构图是系统设计中至关重要的一环，通过综合考虑身份认证、数据加密、安全审计、漏洞管理和物理安全等方面的安全措施，系统可以建立起完善的安全防护体系，保障系统的安全性和稳定性，确保用户数据和业务资产的安全。</w:t>
      </w:r>
    </w:p>
    <w:p w:rsidR="00160733" w:rsidRDefault="00160733" w:rsidP="00160733">
      <w:pPr>
        <w:pStyle w:val="2"/>
        <w:tabs>
          <w:tab w:val="left" w:pos="0"/>
        </w:tabs>
        <w:adjustRightInd/>
        <w:spacing w:before="120" w:after="120"/>
        <w:jc w:val="both"/>
        <w:textAlignment w:val="auto"/>
        <w:rPr>
          <w:rFonts w:ascii="Times New Roman" w:eastAsia="楷体_GB2312" w:hAnsi="Times New Roman" w:cs="楷体" w:hint="eastAsia"/>
          <w:b w:val="0"/>
          <w:color w:val="000000"/>
          <w:sz w:val="30"/>
          <w:szCs w:val="30"/>
        </w:rPr>
      </w:pPr>
      <w:bookmarkStart w:id="25" w:name="_Toc27740"/>
      <w:bookmarkStart w:id="26" w:name="_Toc24995"/>
      <w:bookmarkStart w:id="27" w:name="_Toc27352"/>
      <w:bookmarkStart w:id="28" w:name="_Toc9911"/>
      <w:r>
        <w:rPr>
          <w:rFonts w:ascii="Times New Roman" w:eastAsia="楷体_GB2312" w:hAnsi="Times New Roman" w:cs="楷体"/>
          <w:b w:val="0"/>
          <w:color w:val="000000"/>
          <w:sz w:val="30"/>
          <w:szCs w:val="30"/>
        </w:rPr>
        <w:t>1</w:t>
      </w:r>
      <w:r>
        <w:rPr>
          <w:rFonts w:ascii="Times New Roman" w:eastAsia="楷体_GB2312" w:hAnsi="Times New Roman" w:cs="楷体" w:hint="eastAsia"/>
          <w:b w:val="0"/>
          <w:color w:val="000000"/>
          <w:sz w:val="30"/>
          <w:szCs w:val="30"/>
        </w:rPr>
        <w:t xml:space="preserve">.5 </w:t>
      </w:r>
      <w:r>
        <w:rPr>
          <w:rFonts w:ascii="Times New Roman" w:eastAsia="楷体_GB2312" w:hAnsi="Times New Roman" w:cs="楷体" w:hint="eastAsia"/>
          <w:b w:val="0"/>
          <w:color w:val="000000"/>
          <w:sz w:val="30"/>
          <w:szCs w:val="30"/>
        </w:rPr>
        <w:t>系统业务架构</w:t>
      </w:r>
      <w:bookmarkEnd w:id="25"/>
      <w:bookmarkEnd w:id="26"/>
      <w:bookmarkEnd w:id="27"/>
      <w:bookmarkEnd w:id="28"/>
    </w:p>
    <w:p w:rsidR="00160733" w:rsidRDefault="00160733" w:rsidP="00160733">
      <w:pPr>
        <w:widowControl/>
        <w:shd w:val="clear" w:color="auto" w:fill="FFFFFF"/>
        <w:spacing w:after="240"/>
        <w:ind w:firstLineChars="200" w:firstLine="560"/>
        <w:jc w:val="left"/>
        <w:rPr>
          <w:rFonts w:eastAsia="仿宋_GB2312" w:cs="Arial"/>
          <w:iCs/>
          <w:sz w:val="28"/>
          <w:szCs w:val="28"/>
        </w:rPr>
      </w:pPr>
      <w:r>
        <w:rPr>
          <w:rFonts w:eastAsia="仿宋_GB2312" w:cs="Arial"/>
          <w:iCs/>
          <w:sz w:val="28"/>
          <w:szCs w:val="28"/>
        </w:rPr>
        <w:t>期货智能报告系统的业务架构包括以下几个主要组成部分：</w:t>
      </w:r>
    </w:p>
    <w:p w:rsidR="00160733" w:rsidRDefault="00160733" w:rsidP="00160733">
      <w:pPr>
        <w:widowControl/>
        <w:numPr>
          <w:ilvl w:val="0"/>
          <w:numId w:val="7"/>
        </w:numPr>
        <w:shd w:val="clear" w:color="auto" w:fill="FFFFFF"/>
        <w:tabs>
          <w:tab w:val="left" w:pos="720"/>
        </w:tabs>
        <w:spacing w:before="240" w:after="240"/>
        <w:jc w:val="left"/>
        <w:rPr>
          <w:rFonts w:ascii="Segoe UI" w:hAnsi="Segoe UI" w:cs="Segoe UI"/>
          <w:kern w:val="0"/>
          <w:sz w:val="24"/>
        </w:rPr>
      </w:pPr>
      <w:r>
        <w:rPr>
          <w:rFonts w:eastAsia="仿宋_GB2312" w:cs="Arial"/>
          <w:iCs/>
          <w:sz w:val="28"/>
          <w:szCs w:val="28"/>
        </w:rPr>
        <w:t>数据采集模块：</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iCs/>
          <w:sz w:val="28"/>
          <w:szCs w:val="28"/>
        </w:rPr>
        <w:t>负责从各个期货市场和相关数据源获取数据，包括交易数据、市场行情数据、财务数据等。</w:t>
      </w:r>
    </w:p>
    <w:p w:rsidR="00160733" w:rsidRDefault="00160733" w:rsidP="00160733">
      <w:pPr>
        <w:widowControl/>
        <w:numPr>
          <w:ilvl w:val="0"/>
          <w:numId w:val="7"/>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数据处理与分析模块：</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包括数据清洗、数据转换、数据分析等功能，用于处理原始数据并生成可用于报告的结构化数据。</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应用机器学习算法和大数据分析技术，以提取数据特征、进行趋势分析和预测等。</w:t>
      </w:r>
    </w:p>
    <w:p w:rsidR="00160733" w:rsidRDefault="00160733" w:rsidP="00160733">
      <w:pPr>
        <w:widowControl/>
        <w:numPr>
          <w:ilvl w:val="0"/>
          <w:numId w:val="7"/>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lastRenderedPageBreak/>
        <w:t>智能报告生成模块：</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基于数据处理与分析的结果，生成各类期货市场报告，包括市场走势分析等。</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报告生成模块可能包括可视化图表生成、自然语言生成等功能，以提供直观易懂的报告内容。</w:t>
      </w:r>
    </w:p>
    <w:p w:rsidR="00160733" w:rsidRDefault="00160733" w:rsidP="00160733">
      <w:pPr>
        <w:widowControl/>
        <w:numPr>
          <w:ilvl w:val="0"/>
          <w:numId w:val="7"/>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用户接口与展示模块：</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提供用户界面，让用户可以方便地查看和交互报告内容。</w:t>
      </w:r>
    </w:p>
    <w:p w:rsidR="00160733" w:rsidRDefault="00160733" w:rsidP="00160733">
      <w:pPr>
        <w:widowControl/>
        <w:numPr>
          <w:ilvl w:val="0"/>
          <w:numId w:val="7"/>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用户管理与权限控制模块：</w:t>
      </w:r>
    </w:p>
    <w:p w:rsidR="00160733" w:rsidRDefault="00160733" w:rsidP="00160733">
      <w:pPr>
        <w:widowControl/>
        <w:numPr>
          <w:ilvl w:val="1"/>
          <w:numId w:val="7"/>
        </w:numPr>
        <w:shd w:val="clear" w:color="auto" w:fill="FFFFFF"/>
        <w:tabs>
          <w:tab w:val="left" w:pos="1440"/>
        </w:tabs>
        <w:spacing w:before="100" w:beforeAutospacing="1" w:after="100" w:afterAutospacing="1"/>
        <w:jc w:val="left"/>
        <w:rPr>
          <w:rFonts w:eastAsia="仿宋_GB2312" w:cs="Arial"/>
          <w:iCs/>
          <w:sz w:val="28"/>
          <w:szCs w:val="28"/>
        </w:rPr>
      </w:pPr>
      <w:r>
        <w:rPr>
          <w:rFonts w:eastAsia="仿宋_GB2312" w:cs="Arial"/>
          <w:iCs/>
          <w:sz w:val="28"/>
          <w:szCs w:val="28"/>
        </w:rPr>
        <w:t>管理用户账号、权限设置，确保不同用户只能访问其具备权限的报告内容。</w:t>
      </w:r>
    </w:p>
    <w:p w:rsidR="00160733" w:rsidRDefault="00160733" w:rsidP="00160733">
      <w:pPr>
        <w:widowControl/>
        <w:numPr>
          <w:ilvl w:val="0"/>
          <w:numId w:val="7"/>
        </w:numPr>
        <w:shd w:val="clear" w:color="auto" w:fill="FFFFFF"/>
        <w:tabs>
          <w:tab w:val="left" w:pos="720"/>
        </w:tabs>
        <w:spacing w:before="240" w:after="240"/>
        <w:jc w:val="left"/>
        <w:rPr>
          <w:rFonts w:eastAsia="仿宋_GB2312" w:cs="Arial"/>
          <w:iCs/>
          <w:sz w:val="28"/>
          <w:szCs w:val="28"/>
        </w:rPr>
      </w:pPr>
      <w:r>
        <w:rPr>
          <w:rFonts w:eastAsia="仿宋_GB2312" w:cs="Arial"/>
          <w:iCs/>
          <w:sz w:val="28"/>
          <w:szCs w:val="28"/>
        </w:rPr>
        <w:t>系统集成与部署模块：</w:t>
      </w:r>
    </w:p>
    <w:p w:rsidR="00160733" w:rsidRPr="00160733" w:rsidRDefault="00160733" w:rsidP="00160733">
      <w:pPr>
        <w:widowControl/>
        <w:numPr>
          <w:ilvl w:val="1"/>
          <w:numId w:val="7"/>
        </w:numPr>
        <w:shd w:val="clear" w:color="auto" w:fill="FFFFFF"/>
        <w:tabs>
          <w:tab w:val="left" w:pos="1440"/>
        </w:tabs>
        <w:spacing w:before="100" w:beforeAutospacing="1" w:after="100" w:afterAutospacing="1"/>
        <w:jc w:val="left"/>
        <w:rPr>
          <w:rFonts w:ascii="Segoe UI" w:hAnsi="Segoe UI" w:cs="Segoe UI"/>
          <w:kern w:val="0"/>
          <w:sz w:val="24"/>
        </w:rPr>
      </w:pPr>
      <w:r>
        <w:rPr>
          <w:rFonts w:eastAsia="仿宋_GB2312" w:cs="Arial"/>
          <w:iCs/>
          <w:sz w:val="28"/>
          <w:szCs w:val="28"/>
        </w:rPr>
        <w:t>负责系统的部署、维护和集成，确保系统稳定运行并与其他系统或数据源进行有效整合。</w:t>
      </w:r>
    </w:p>
    <w:p w:rsidR="00E64864" w:rsidRDefault="00E64864" w:rsidP="00160733"/>
    <w:sectPr w:rsidR="00E648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80E0000" w:usb2="00000000" w:usb3="00000000" w:csb0="00040000" w:csb1="00000000"/>
  </w:font>
  <w:font w:name="仿宋_GB2312">
    <w:altName w:val="仿宋"/>
    <w:charset w:val="86"/>
    <w:family w:val="modern"/>
    <w:pitch w:val="default"/>
    <w:sig w:usb0="00000000"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10BD"/>
    <w:multiLevelType w:val="multilevel"/>
    <w:tmpl w:val="048210BD"/>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 w15:restartNumberingAfterBreak="0">
    <w:nsid w:val="05E2683C"/>
    <w:multiLevelType w:val="multilevel"/>
    <w:tmpl w:val="05E2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64D133E"/>
    <w:multiLevelType w:val="multilevel"/>
    <w:tmpl w:val="264D1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9A9428A"/>
    <w:multiLevelType w:val="multilevel"/>
    <w:tmpl w:val="39A94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ABD1294"/>
    <w:multiLevelType w:val="multilevel"/>
    <w:tmpl w:val="3ABD1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AC22DA8"/>
    <w:multiLevelType w:val="multilevel"/>
    <w:tmpl w:val="4AC22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D1050D8"/>
    <w:multiLevelType w:val="multilevel"/>
    <w:tmpl w:val="6D10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04F9A"/>
    <w:multiLevelType w:val="multilevel"/>
    <w:tmpl w:val="73304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3"/>
  </w:num>
  <w:num w:numId="3">
    <w:abstractNumId w:val="6"/>
  </w:num>
  <w:num w:numId="4">
    <w:abstractNumId w:val="1"/>
  </w:num>
  <w:num w:numId="5">
    <w:abstractNumId w:val="5"/>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733"/>
    <w:rsid w:val="00160733"/>
    <w:rsid w:val="00E64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F3C97"/>
  <w15:chartTrackingRefBased/>
  <w15:docId w15:val="{6A5249A1-C63B-49F1-84A1-20B5A419C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0733"/>
    <w:pPr>
      <w:widowControl w:val="0"/>
      <w:jc w:val="both"/>
    </w:pPr>
    <w:rPr>
      <w:rFonts w:ascii="Times New Roman" w:eastAsia="宋体" w:hAnsi="Times New Roman" w:cs="Times New Roman"/>
      <w:szCs w:val="24"/>
    </w:rPr>
  </w:style>
  <w:style w:type="paragraph" w:styleId="1">
    <w:name w:val="heading 1"/>
    <w:basedOn w:val="a"/>
    <w:next w:val="a"/>
    <w:link w:val="10"/>
    <w:qFormat/>
    <w:rsid w:val="00160733"/>
    <w:pPr>
      <w:keepNext/>
      <w:keepLines/>
      <w:adjustRightInd w:val="0"/>
      <w:spacing w:before="340" w:after="330" w:line="360" w:lineRule="auto"/>
      <w:textAlignment w:val="baseline"/>
      <w:outlineLvl w:val="0"/>
    </w:pPr>
    <w:rPr>
      <w:rFonts w:ascii="宋体"/>
      <w:b/>
      <w:kern w:val="44"/>
      <w:szCs w:val="20"/>
    </w:rPr>
  </w:style>
  <w:style w:type="paragraph" w:styleId="2">
    <w:name w:val="heading 2"/>
    <w:basedOn w:val="a"/>
    <w:next w:val="a"/>
    <w:link w:val="20"/>
    <w:qFormat/>
    <w:rsid w:val="00160733"/>
    <w:pPr>
      <w:keepNext/>
      <w:keepLines/>
      <w:adjustRightInd w:val="0"/>
      <w:spacing w:before="260" w:after="260" w:line="240" w:lineRule="atLeast"/>
      <w:jc w:val="left"/>
      <w:textAlignment w:val="baseline"/>
      <w:outlineLvl w:val="1"/>
    </w:pPr>
    <w:rPr>
      <w:rFonts w:ascii="Arial" w:eastAsia="黑体" w:hAnsi="Arial"/>
      <w:b/>
      <w:kern w:val="0"/>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160733"/>
    <w:rPr>
      <w:rFonts w:ascii="宋体" w:eastAsia="宋体" w:hAnsi="Times New Roman" w:cs="Times New Roman"/>
      <w:b/>
      <w:kern w:val="44"/>
      <w:szCs w:val="20"/>
    </w:rPr>
  </w:style>
  <w:style w:type="character" w:customStyle="1" w:styleId="20">
    <w:name w:val="标题 2 字符"/>
    <w:basedOn w:val="a0"/>
    <w:link w:val="2"/>
    <w:rsid w:val="00160733"/>
    <w:rPr>
      <w:rFonts w:ascii="Arial" w:eastAsia="黑体" w:hAnsi="Arial" w:cs="Times New Roman"/>
      <w:b/>
      <w:kern w:val="0"/>
      <w:sz w:val="32"/>
      <w:szCs w:val="20"/>
    </w:rPr>
  </w:style>
  <w:style w:type="paragraph" w:styleId="a3">
    <w:name w:val="Normal (Web)"/>
    <w:basedOn w:val="a"/>
    <w:uiPriority w:val="99"/>
    <w:unhideWhenUsed/>
    <w:rsid w:val="00160733"/>
    <w:pPr>
      <w:widowControl/>
      <w:spacing w:before="100" w:beforeAutospacing="1" w:after="100" w:afterAutospacing="1"/>
      <w:jc w:val="left"/>
    </w:pPr>
    <w:rPr>
      <w:rFonts w:ascii="宋体" w:hAnsi="宋体" w:cs="宋体"/>
      <w:kern w:val="0"/>
      <w:sz w:val="24"/>
    </w:rPr>
  </w:style>
  <w:style w:type="paragraph" w:customStyle="1" w:styleId="Char">
    <w:name w:val=" Char"/>
    <w:basedOn w:val="a"/>
    <w:rsid w:val="00160733"/>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2024-06-27T03:40:00Z</dcterms:created>
  <dcterms:modified xsi:type="dcterms:W3CDTF">2024-06-27T03:42:00Z</dcterms:modified>
</cp:coreProperties>
</file>